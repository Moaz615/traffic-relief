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96FD" w14:textId="0B944D1B" w:rsidR="00F62F37" w:rsidRDefault="00F62F37" w:rsidP="00CE1E7A">
      <w:pPr>
        <w:pStyle w:val="NoSpacing"/>
        <w:spacing w:line="480" w:lineRule="auto"/>
        <w:jc w:val="both"/>
        <w:rPr>
          <w:sz w:val="2"/>
          <w:szCs w:val="2"/>
        </w:rPr>
      </w:pPr>
    </w:p>
    <w:p w14:paraId="7FBF2F05" w14:textId="6887DDB1" w:rsidR="00F62F37" w:rsidRDefault="00F62F37" w:rsidP="00CE1E7A">
      <w:pPr>
        <w:spacing w:line="480" w:lineRule="auto"/>
        <w:jc w:val="both"/>
      </w:pPr>
      <w:r w:rsidRPr="0028051E">
        <w:rPr>
          <w:rFonts w:asciiTheme="majorBidi" w:hAnsiTheme="majorBidi" w:cstheme="majorBidi"/>
          <w:noProof/>
          <w:sz w:val="36"/>
          <w:szCs w:val="36"/>
        </w:rPr>
        <w:drawing>
          <wp:anchor distT="0" distB="0" distL="114300" distR="114300" simplePos="0" relativeHeight="251658261" behindDoc="0" locked="0" layoutInCell="1" allowOverlap="1" wp14:anchorId="4552A30D" wp14:editId="0E45F45B">
            <wp:simplePos x="0" y="0"/>
            <wp:positionH relativeFrom="column">
              <wp:posOffset>3714750</wp:posOffset>
            </wp:positionH>
            <wp:positionV relativeFrom="paragraph">
              <wp:posOffset>96520</wp:posOffset>
            </wp:positionV>
            <wp:extent cx="1993392" cy="1993392"/>
            <wp:effectExtent l="0" t="0" r="6985" b="6985"/>
            <wp:wrapNone/>
            <wp:docPr id="1184526470" name="object 3" descr="A logo of a scienc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1184526470" name="object 3" descr="A logo of a science compan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3392" cy="1993392"/>
                    </a:xfrm>
                    <a:prstGeom prst="rect">
                      <a:avLst/>
                    </a:prstGeom>
                  </pic:spPr>
                </pic:pic>
              </a:graphicData>
            </a:graphic>
            <wp14:sizeRelH relativeFrom="margin">
              <wp14:pctWidth>0</wp14:pctWidth>
            </wp14:sizeRelH>
            <wp14:sizeRelV relativeFrom="margin">
              <wp14:pctHeight>0</wp14:pctHeight>
            </wp14:sizeRelV>
          </wp:anchor>
        </w:drawing>
      </w:r>
      <w:r w:rsidRPr="00A72B43">
        <w:rPr>
          <w:noProof/>
          <w:sz w:val="2"/>
        </w:rPr>
        <w:drawing>
          <wp:anchor distT="0" distB="0" distL="114300" distR="114300" simplePos="0" relativeHeight="251658262" behindDoc="0" locked="0" layoutInCell="1" allowOverlap="1" wp14:anchorId="2CBBF73D" wp14:editId="4208B122">
            <wp:simplePos x="0" y="0"/>
            <wp:positionH relativeFrom="column">
              <wp:posOffset>-317500</wp:posOffset>
            </wp:positionH>
            <wp:positionV relativeFrom="paragraph">
              <wp:posOffset>166370</wp:posOffset>
            </wp:positionV>
            <wp:extent cx="1993265" cy="1993265"/>
            <wp:effectExtent l="0" t="0" r="6985" b="6985"/>
            <wp:wrapNone/>
            <wp:docPr id="1686368889" name="Picture 20" descr="egyptian png - Ministry Of Education- Egypt - شعار وزارة التربي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gyptian png - Ministry Of Education- Egypt - شعار وزارة التربية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265" cy="1993265"/>
                    </a:xfrm>
                    <a:prstGeom prst="rect">
                      <a:avLst/>
                    </a:prstGeom>
                    <a:noFill/>
                    <a:ln>
                      <a:noFill/>
                    </a:ln>
                  </pic:spPr>
                </pic:pic>
              </a:graphicData>
            </a:graphic>
          </wp:anchor>
        </w:drawing>
      </w:r>
    </w:p>
    <w:p w14:paraId="42404A80" w14:textId="44D74560" w:rsidR="49EF3DA9" w:rsidRDefault="49EF3DA9" w:rsidP="49EF3DA9">
      <w:pPr>
        <w:spacing w:line="480" w:lineRule="auto"/>
        <w:jc w:val="both"/>
        <w:rPr>
          <w:rFonts w:asciiTheme="majorBidi" w:hAnsiTheme="majorBidi" w:cstheme="majorBidi"/>
          <w:sz w:val="36"/>
          <w:szCs w:val="36"/>
        </w:rPr>
      </w:pPr>
    </w:p>
    <w:p w14:paraId="08D32995" w14:textId="7C2D8AFC" w:rsidR="49EF3DA9" w:rsidRDefault="49EF3DA9" w:rsidP="49EF3DA9">
      <w:pPr>
        <w:spacing w:line="480" w:lineRule="auto"/>
        <w:jc w:val="both"/>
        <w:rPr>
          <w:rFonts w:asciiTheme="majorBidi" w:hAnsiTheme="majorBidi" w:cstheme="majorBidi"/>
          <w:sz w:val="36"/>
          <w:szCs w:val="36"/>
        </w:rPr>
      </w:pPr>
    </w:p>
    <w:p w14:paraId="647BCB4D" w14:textId="77777777" w:rsidR="00F62F37" w:rsidRPr="00BB248F" w:rsidRDefault="00F62F37" w:rsidP="00CE1E7A">
      <w:pPr>
        <w:spacing w:line="480" w:lineRule="auto"/>
        <w:jc w:val="both"/>
        <w:rPr>
          <w:rFonts w:asciiTheme="majorBidi" w:hAnsiTheme="majorBidi" w:cstheme="majorBidi"/>
          <w:sz w:val="36"/>
          <w:szCs w:val="36"/>
        </w:rPr>
      </w:pPr>
      <w:r w:rsidRPr="009E7AD9">
        <w:rPr>
          <w:rFonts w:ascii="Aptos" w:eastAsia="Aptos" w:hAnsi="Aptos" w:cs="Arial"/>
          <w:noProof/>
          <w:sz w:val="22"/>
          <w:lang w:val="en-US"/>
        </w:rPr>
        <mc:AlternateContent>
          <mc:Choice Requires="wps">
            <w:drawing>
              <wp:anchor distT="0" distB="0" distL="114300" distR="114300" simplePos="0" relativeHeight="251658263" behindDoc="0" locked="0" layoutInCell="1" allowOverlap="1" wp14:anchorId="62803440" wp14:editId="6B615F5A">
                <wp:simplePos x="0" y="0"/>
                <wp:positionH relativeFrom="page">
                  <wp:posOffset>1129030</wp:posOffset>
                </wp:positionH>
                <wp:positionV relativeFrom="margin">
                  <wp:posOffset>3769995</wp:posOffset>
                </wp:positionV>
                <wp:extent cx="5943600" cy="914400"/>
                <wp:effectExtent l="0" t="0" r="0" b="3810"/>
                <wp:wrapNone/>
                <wp:docPr id="376409518"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txbx>
                        <w:txbxContent>
                          <w:sdt>
                            <w:sdtPr>
                              <w:rPr>
                                <w:rFonts w:ascii="Aptos Display" w:eastAsia="Times New Roman" w:hAnsi="Aptos Display" w:cs="Times New Roman"/>
                                <w:b/>
                                <w:bCs/>
                                <w:caps/>
                                <w:color w:val="2C7FCE"/>
                                <w:sz w:val="96"/>
                                <w:szCs w:val="96"/>
                              </w:rPr>
                              <w:alias w:val="Title"/>
                              <w:tag w:val=""/>
                              <w:id w:val="63385183"/>
                              <w:showingPlcHdr/>
                              <w:dataBinding w:prefixMappings="xmlns:ns0='http://purl.org/dc/elements/1.1/' xmlns:ns1='http://schemas.openxmlformats.org/package/2006/metadata/core-properties' " w:xpath="/ns1:coreProperties[1]/ns0:title[1]" w:storeItemID="{6C3C8BC8-F283-45AE-878A-BAB7291924A1}"/>
                              <w:text/>
                            </w:sdtPr>
                            <w:sdtEndPr/>
                            <w:sdtContent>
                              <w:p w14:paraId="523C3FE3" w14:textId="77777777" w:rsidR="00F62F37" w:rsidRPr="009E7AD9" w:rsidRDefault="00F62F37" w:rsidP="00F62F37">
                                <w:pPr>
                                  <w:pStyle w:val="NoSpacing"/>
                                  <w:rPr>
                                    <w:rFonts w:ascii="Aptos Display" w:eastAsia="Times New Roman" w:hAnsi="Aptos Display" w:cs="Times New Roman"/>
                                    <w:b/>
                                    <w:bCs/>
                                    <w:caps/>
                                    <w:color w:val="2C7FCE"/>
                                    <w:sz w:val="96"/>
                                    <w:szCs w:val="96"/>
                                  </w:rPr>
                                </w:pPr>
                                <w:r>
                                  <w:rPr>
                                    <w:rFonts w:ascii="Aptos Display" w:eastAsia="Times New Roman" w:hAnsi="Aptos Display" w:cs="Times New Roman"/>
                                    <w:b/>
                                    <w:bCs/>
                                    <w:caps/>
                                    <w:color w:val="2C7FCE"/>
                                    <w:sz w:val="96"/>
                                    <w:szCs w:val="96"/>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2803440" id="_x0000_t202" coordsize="21600,21600" o:spt="202" path="m,l,21600r21600,l21600,xe">
                <v:stroke joinstyle="miter"/>
                <v:path gradientshapeok="t" o:connecttype="rect"/>
              </v:shapetype>
              <v:shape id="Text Box 66" o:spid="_x0000_s1026" type="#_x0000_t202" style="position:absolute;left:0;text-align:left;margin-left:88.9pt;margin-top:296.85pt;width:468pt;height:1in;z-index:251658263;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" filled="f" stroked="f" strokeweight=".5pt">
                <v:textbox style="mso-fit-shape-to-text:t">
                  <w:txbxContent>
                    <w:sdt>
                      <w:sdtPr>
                        <w:rPr>
                          <w:rFonts w:ascii="Aptos Display" w:eastAsia="Times New Roman" w:hAnsi="Aptos Display" w:cs="Times New Roman"/>
                          <w:b/>
                          <w:bCs/>
                          <w:caps/>
                          <w:color w:val="2C7FCE"/>
                          <w:sz w:val="96"/>
                          <w:szCs w:val="96"/>
                        </w:rPr>
                        <w:alias w:val="Title"/>
                        <w:tag w:val=""/>
                        <w:id w:val="63385183"/>
                        <w:showingPlcHdr/>
                        <w:dataBinding w:prefixMappings="xmlns:ns0='http://purl.org/dc/elements/1.1/' xmlns:ns1='http://schemas.openxmlformats.org/package/2006/metadata/core-properties' " w:xpath="/ns1:coreProperties[1]/ns0:title[1]" w:storeItemID="{6C3C8BC8-F283-45AE-878A-BAB7291924A1}"/>
                        <w:text/>
                      </w:sdtPr>
                      <w:sdtEndPr/>
                      <w:sdtContent>
                        <w:p w14:paraId="523C3FE3" w14:textId="77777777" w:rsidR="00F62F37" w:rsidRPr="009E7AD9" w:rsidRDefault="00F62F37" w:rsidP="00F62F37">
                          <w:pPr>
                            <w:pStyle w:val="NoSpacing"/>
                            <w:rPr>
                              <w:rFonts w:ascii="Aptos Display" w:eastAsia="Times New Roman" w:hAnsi="Aptos Display" w:cs="Times New Roman"/>
                              <w:b/>
                              <w:bCs/>
                              <w:caps/>
                              <w:color w:val="2C7FCE"/>
                              <w:sz w:val="96"/>
                              <w:szCs w:val="96"/>
                            </w:rPr>
                          </w:pPr>
                          <w:r>
                            <w:rPr>
                              <w:rFonts w:ascii="Aptos Display" w:eastAsia="Times New Roman" w:hAnsi="Aptos Display" w:cs="Times New Roman"/>
                              <w:b/>
                              <w:bCs/>
                              <w:caps/>
                              <w:color w:val="2C7FCE"/>
                              <w:sz w:val="96"/>
                              <w:szCs w:val="96"/>
                            </w:rPr>
                            <w:t xml:space="preserve">     </w:t>
                          </w:r>
                        </w:p>
                      </w:sdtContent>
                    </w:sdt>
                  </w:txbxContent>
                </v:textbox>
                <w10:wrap anchorx="page" anchory="margin"/>
              </v:shape>
            </w:pict>
          </mc:Fallback>
        </mc:AlternateContent>
      </w:r>
      <w:r>
        <w:rPr>
          <w:noProof/>
        </w:rPr>
        <mc:AlternateContent>
          <mc:Choice Requires="wps">
            <w:drawing>
              <wp:anchor distT="0" distB="0" distL="114300" distR="114300" simplePos="0" relativeHeight="251658260" behindDoc="0" locked="0" layoutInCell="1" allowOverlap="1" wp14:anchorId="1193F350" wp14:editId="73EA0206">
                <wp:simplePos x="0" y="0"/>
                <wp:positionH relativeFrom="page">
                  <wp:posOffset>625475</wp:posOffset>
                </wp:positionH>
                <wp:positionV relativeFrom="margin">
                  <wp:posOffset>6233795</wp:posOffset>
                </wp:positionV>
                <wp:extent cx="5946140" cy="4867910"/>
                <wp:effectExtent l="0" t="0" r="0" b="8890"/>
                <wp:wrapNone/>
                <wp:docPr id="69" name="Text Box 73"/>
                <wp:cNvGraphicFramePr/>
                <a:graphic xmlns:a="http://schemas.openxmlformats.org/drawingml/2006/main">
                  <a:graphicData uri="http://schemas.microsoft.com/office/word/2010/wordprocessingShape">
                    <wps:wsp>
                      <wps:cNvSpPr txBox="1"/>
                      <wps:spPr>
                        <a:xfrm>
                          <a:off x="0" y="0"/>
                          <a:ext cx="5946140" cy="4867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6A95B4" w14:textId="77777777" w:rsidR="00F62F37" w:rsidRDefault="005F5C72" w:rsidP="00F62F37">
                            <w:pPr>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F62F37">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48FDDC7A" w14:textId="77777777" w:rsidR="00F62F37" w:rsidRDefault="00F62F37" w:rsidP="00F62F37">
                                <w:pPr>
                                  <w:rPr>
                                    <w:color w:val="156082" w:themeColor="accent1"/>
                                    <w:sz w:val="36"/>
                                    <w:szCs w:val="36"/>
                                  </w:rPr>
                                </w:pPr>
                                <w:r>
                                  <w:rPr>
                                    <w:color w:val="156082" w:themeColor="accent1"/>
                                    <w:sz w:val="36"/>
                                    <w:szCs w:val="36"/>
                                  </w:rPr>
                                  <w:t xml:space="preserve">     </w:t>
                                </w:r>
                              </w:p>
                            </w:sdtContent>
                          </w:sdt>
                          <w:p w14:paraId="4E00161A"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Moaz Mohamed Ramadan</w:t>
                            </w:r>
                          </w:p>
                          <w:p w14:paraId="745CBEDB"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Marwan Abdelaziz El-bohi</w:t>
                            </w:r>
                          </w:p>
                          <w:p w14:paraId="2512C87A"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 xml:space="preserve">Yousuf Mussa </w:t>
                            </w:r>
                            <w:r w:rsidR="00972AC4">
                              <w:rPr>
                                <w:rFonts w:asciiTheme="majorBidi" w:hAnsiTheme="majorBidi" w:cstheme="majorBidi"/>
                                <w:color w:val="156082" w:themeColor="accent1"/>
                                <w:sz w:val="40"/>
                                <w:szCs w:val="40"/>
                              </w:rPr>
                              <w:t xml:space="preserve">Abd </w:t>
                            </w:r>
                          </w:p>
                          <w:p w14:paraId="5CA1BFF8"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Grade 1</w:t>
                            </w:r>
                            <w:r w:rsidR="00741191">
                              <w:rPr>
                                <w:rFonts w:asciiTheme="majorBidi" w:hAnsiTheme="majorBidi" w:cstheme="majorBidi"/>
                                <w:color w:val="156082" w:themeColor="accent1"/>
                                <w:sz w:val="40"/>
                                <w:szCs w:val="40"/>
                              </w:rPr>
                              <w:t>2</w:t>
                            </w:r>
                            <w:r w:rsidRPr="00F62F37">
                              <w:rPr>
                                <w:rFonts w:asciiTheme="majorBidi" w:hAnsiTheme="majorBidi" w:cstheme="majorBidi"/>
                                <w:color w:val="156082" w:themeColor="accent1"/>
                                <w:sz w:val="40"/>
                                <w:szCs w:val="40"/>
                              </w:rPr>
                              <w:t>, (202</w:t>
                            </w:r>
                            <w:r w:rsidR="00741191">
                              <w:rPr>
                                <w:rFonts w:asciiTheme="majorBidi" w:hAnsiTheme="majorBidi" w:cstheme="majorBidi"/>
                                <w:color w:val="156082" w:themeColor="accent1"/>
                                <w:sz w:val="40"/>
                                <w:szCs w:val="40"/>
                              </w:rPr>
                              <w:t>5</w:t>
                            </w:r>
                            <w:r w:rsidRPr="00F62F37">
                              <w:rPr>
                                <w:rFonts w:asciiTheme="majorBidi" w:hAnsiTheme="majorBidi" w:cstheme="majorBidi"/>
                                <w:color w:val="156082" w:themeColor="accent1"/>
                                <w:sz w:val="40"/>
                                <w:szCs w:val="40"/>
                              </w:rPr>
                              <w:t>_202</w:t>
                            </w:r>
                            <w:r w:rsidR="00741191">
                              <w:rPr>
                                <w:rFonts w:asciiTheme="majorBidi" w:hAnsiTheme="majorBidi" w:cstheme="majorBidi"/>
                                <w:color w:val="156082" w:themeColor="accent1"/>
                                <w:sz w:val="40"/>
                                <w:szCs w:val="40"/>
                              </w:rPr>
                              <w:t>6</w:t>
                            </w:r>
                            <w:r w:rsidRPr="00F62F37">
                              <w:rPr>
                                <w:rFonts w:asciiTheme="majorBidi" w:hAnsiTheme="majorBidi" w:cstheme="majorBidi"/>
                                <w:color w:val="156082" w:themeColor="accent1"/>
                                <w:sz w:val="40"/>
                                <w:szCs w:val="40"/>
                              </w:rPr>
                              <w:t>)</w:t>
                            </w:r>
                          </w:p>
                          <w:p w14:paraId="444E6A28" w14:textId="77777777" w:rsidR="00F62F37" w:rsidRDefault="00F62F37" w:rsidP="00F62F37">
                            <w:pPr>
                              <w:rPr>
                                <w:color w:val="156082" w:themeColor="accent1"/>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1193F350" id="Text Box 73" o:spid="_x0000_s1027" type="#_x0000_t202" style="position:absolute;left:0;text-align:left;margin-left:49.25pt;margin-top:490.85pt;width:468.2pt;height:383.3pt;z-index:251658260;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" filled="f" stroked="f" strokeweight=".5pt">
                <v:textbox inset="0,0,0,0">
                  <w:txbxContent>
                    <w:p w14:paraId="396A95B4" w14:textId="77777777" w:rsidR="00F62F37" w:rsidRDefault="005F5C72" w:rsidP="00F62F37">
                      <w:pPr>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F62F37">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48FDDC7A" w14:textId="77777777" w:rsidR="00F62F37" w:rsidRDefault="00F62F37" w:rsidP="00F62F37">
                          <w:pPr>
                            <w:rPr>
                              <w:color w:val="156082" w:themeColor="accent1"/>
                              <w:sz w:val="36"/>
                              <w:szCs w:val="36"/>
                            </w:rPr>
                          </w:pPr>
                          <w:r>
                            <w:rPr>
                              <w:color w:val="156082" w:themeColor="accent1"/>
                              <w:sz w:val="36"/>
                              <w:szCs w:val="36"/>
                            </w:rPr>
                            <w:t xml:space="preserve">     </w:t>
                          </w:r>
                        </w:p>
                      </w:sdtContent>
                    </w:sdt>
                    <w:p w14:paraId="4E00161A"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Moaz Mohamed Ramadan</w:t>
                      </w:r>
                    </w:p>
                    <w:p w14:paraId="745CBEDB"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Marwan Abdelaziz El-bohi</w:t>
                      </w:r>
                    </w:p>
                    <w:p w14:paraId="2512C87A"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 xml:space="preserve">Yousuf Mussa </w:t>
                      </w:r>
                      <w:r w:rsidR="00972AC4">
                        <w:rPr>
                          <w:rFonts w:asciiTheme="majorBidi" w:hAnsiTheme="majorBidi" w:cstheme="majorBidi"/>
                          <w:color w:val="156082" w:themeColor="accent1"/>
                          <w:sz w:val="40"/>
                          <w:szCs w:val="40"/>
                        </w:rPr>
                        <w:t xml:space="preserve">Abd </w:t>
                      </w:r>
                    </w:p>
                    <w:p w14:paraId="5CA1BFF8" w14:textId="77777777" w:rsidR="00F62F37" w:rsidRPr="00F62F37" w:rsidRDefault="00F62F37" w:rsidP="00F62F37">
                      <w:pPr>
                        <w:rPr>
                          <w:rFonts w:asciiTheme="majorBidi" w:hAnsiTheme="majorBidi" w:cstheme="majorBidi"/>
                          <w:color w:val="156082" w:themeColor="accent1"/>
                          <w:sz w:val="40"/>
                          <w:szCs w:val="40"/>
                        </w:rPr>
                      </w:pPr>
                      <w:r w:rsidRPr="00F62F37">
                        <w:rPr>
                          <w:rFonts w:asciiTheme="majorBidi" w:hAnsiTheme="majorBidi" w:cstheme="majorBidi"/>
                          <w:color w:val="156082" w:themeColor="accent1"/>
                          <w:sz w:val="40"/>
                          <w:szCs w:val="40"/>
                        </w:rPr>
                        <w:t>Grade 1</w:t>
                      </w:r>
                      <w:r w:rsidR="00741191">
                        <w:rPr>
                          <w:rFonts w:asciiTheme="majorBidi" w:hAnsiTheme="majorBidi" w:cstheme="majorBidi"/>
                          <w:color w:val="156082" w:themeColor="accent1"/>
                          <w:sz w:val="40"/>
                          <w:szCs w:val="40"/>
                        </w:rPr>
                        <w:t>2</w:t>
                      </w:r>
                      <w:r w:rsidRPr="00F62F37">
                        <w:rPr>
                          <w:rFonts w:asciiTheme="majorBidi" w:hAnsiTheme="majorBidi" w:cstheme="majorBidi"/>
                          <w:color w:val="156082" w:themeColor="accent1"/>
                          <w:sz w:val="40"/>
                          <w:szCs w:val="40"/>
                        </w:rPr>
                        <w:t>, (202</w:t>
                      </w:r>
                      <w:r w:rsidR="00741191">
                        <w:rPr>
                          <w:rFonts w:asciiTheme="majorBidi" w:hAnsiTheme="majorBidi" w:cstheme="majorBidi"/>
                          <w:color w:val="156082" w:themeColor="accent1"/>
                          <w:sz w:val="40"/>
                          <w:szCs w:val="40"/>
                        </w:rPr>
                        <w:t>5</w:t>
                      </w:r>
                      <w:r w:rsidRPr="00F62F37">
                        <w:rPr>
                          <w:rFonts w:asciiTheme="majorBidi" w:hAnsiTheme="majorBidi" w:cstheme="majorBidi"/>
                          <w:color w:val="156082" w:themeColor="accent1"/>
                          <w:sz w:val="40"/>
                          <w:szCs w:val="40"/>
                        </w:rPr>
                        <w:t>_202</w:t>
                      </w:r>
                      <w:r w:rsidR="00741191">
                        <w:rPr>
                          <w:rFonts w:asciiTheme="majorBidi" w:hAnsiTheme="majorBidi" w:cstheme="majorBidi"/>
                          <w:color w:val="156082" w:themeColor="accent1"/>
                          <w:sz w:val="40"/>
                          <w:szCs w:val="40"/>
                        </w:rPr>
                        <w:t>6</w:t>
                      </w:r>
                      <w:r w:rsidRPr="00F62F37">
                        <w:rPr>
                          <w:rFonts w:asciiTheme="majorBidi" w:hAnsiTheme="majorBidi" w:cstheme="majorBidi"/>
                          <w:color w:val="156082" w:themeColor="accent1"/>
                          <w:sz w:val="40"/>
                          <w:szCs w:val="40"/>
                        </w:rPr>
                        <w:t>)</w:t>
                      </w:r>
                    </w:p>
                    <w:p w14:paraId="444E6A28" w14:textId="77777777" w:rsidR="00F62F37" w:rsidRDefault="00F62F37" w:rsidP="00F62F37">
                      <w:pPr>
                        <w:rPr>
                          <w:color w:val="156082" w:themeColor="accent1"/>
                          <w:sz w:val="36"/>
                          <w:szCs w:val="36"/>
                        </w:rPr>
                      </w:pP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80" behindDoc="1" locked="0" layoutInCell="1" allowOverlap="1" wp14:anchorId="735CA8B2" wp14:editId="44C0B311">
                <wp:simplePos x="0" y="0"/>
                <wp:positionH relativeFrom="page">
                  <wp:posOffset>1981200</wp:posOffset>
                </wp:positionH>
                <wp:positionV relativeFrom="page">
                  <wp:posOffset>3015343</wp:posOffset>
                </wp:positionV>
                <wp:extent cx="5214620" cy="3912235"/>
                <wp:effectExtent l="0" t="0" r="508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14620" cy="391223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70E964B0" id="Group 2" o:spid="_x0000_s1026" style="position:absolute;margin-left:156pt;margin-top:237.45pt;width:410.6pt;height:308.05pt;z-index:-251658200;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rFonts w:asciiTheme="majorBidi" w:hAnsiTheme="majorBidi" w:cstheme="majorBidi"/>
          <w:sz w:val="36"/>
          <w:szCs w:val="36"/>
        </w:rPr>
        <w:br w:type="page"/>
      </w:r>
    </w:p>
    <w:sdt>
      <w:sdtPr>
        <w:rPr>
          <w:rFonts w:ascii="Times New Roman" w:eastAsiaTheme="minorEastAsia" w:hAnsi="Times New Roman" w:cstheme="minorBidi"/>
          <w:b w:val="0"/>
          <w:bCs w:val="0"/>
          <w:color w:val="auto"/>
          <w:kern w:val="2"/>
          <w:szCs w:val="22"/>
          <w14:ligatures w14:val="standardContextual"/>
        </w:rPr>
        <w:id w:val="94067885"/>
        <w:docPartObj>
          <w:docPartGallery w:val="Table of Contents"/>
          <w:docPartUnique/>
        </w:docPartObj>
      </w:sdtPr>
      <w:sdtEndPr/>
      <w:sdtContent>
        <w:p w14:paraId="7C3325CE" w14:textId="77777777" w:rsidR="00F62F37" w:rsidRPr="00F62F37" w:rsidRDefault="00F62F37" w:rsidP="00CE1E7A">
          <w:pPr>
            <w:pStyle w:val="TOCHeading"/>
            <w:spacing w:line="480" w:lineRule="auto"/>
            <w:rPr>
              <w:rFonts w:asciiTheme="majorBidi" w:hAnsiTheme="majorBidi"/>
              <w:color w:val="0D0D0D" w:themeColor="text1" w:themeTint="F2"/>
            </w:rPr>
          </w:pPr>
          <w:r w:rsidRPr="00F62F37">
            <w:rPr>
              <w:rFonts w:asciiTheme="majorBidi" w:hAnsiTheme="majorBidi"/>
              <w:color w:val="0D0D0D" w:themeColor="text1" w:themeTint="F2"/>
            </w:rPr>
            <w:t>Table of Contents</w:t>
          </w:r>
        </w:p>
        <w:p w14:paraId="0D8843A5" w14:textId="272E397E" w:rsidR="002B0B67" w:rsidRDefault="00F62F37">
          <w:pPr>
            <w:pStyle w:val="TOC1"/>
            <w:tabs>
              <w:tab w:val="right" w:leader="dot" w:pos="9344"/>
            </w:tabs>
            <w:rPr>
              <w:rFonts w:eastAsiaTheme="minorEastAsia"/>
              <w:b w:val="0"/>
              <w:noProof/>
              <w:lang w:val="en-US"/>
            </w:rPr>
          </w:pPr>
          <w:r w:rsidRPr="00F62F37">
            <w:rPr>
              <w:rFonts w:asciiTheme="majorBidi" w:hAnsiTheme="majorBidi" w:cstheme="majorBidi"/>
              <w:color w:val="0D0D0D" w:themeColor="text1" w:themeTint="F2"/>
            </w:rPr>
            <w:fldChar w:fldCharType="begin"/>
          </w:r>
          <w:r w:rsidRPr="00F62F37">
            <w:rPr>
              <w:rFonts w:asciiTheme="majorBidi" w:hAnsiTheme="majorBidi" w:cstheme="majorBidi"/>
              <w:color w:val="0D0D0D" w:themeColor="text1" w:themeTint="F2"/>
            </w:rPr>
            <w:instrText xml:space="preserve"> TOC \o "1-3" \h \z \u </w:instrText>
          </w:r>
          <w:r w:rsidRPr="00F62F37">
            <w:rPr>
              <w:rFonts w:asciiTheme="majorBidi" w:hAnsiTheme="majorBidi" w:cstheme="majorBidi"/>
              <w:color w:val="0D0D0D" w:themeColor="text1" w:themeTint="F2"/>
            </w:rPr>
            <w:fldChar w:fldCharType="separate"/>
          </w:r>
          <w:hyperlink w:anchor="_Toc215822984" w:history="1">
            <w:r w:rsidR="002B0B67" w:rsidRPr="001B61F0">
              <w:rPr>
                <w:rStyle w:val="Hyperlink"/>
                <w:rFonts w:ascii="Times New Roman" w:hAnsi="Times New Roman" w:cs="Times New Roman"/>
                <w:bCs/>
                <w:noProof/>
                <w:lang w:val="en-AE"/>
              </w:rPr>
              <w:t>Chapter 1: Present and justify a problem and solution requirements</w:t>
            </w:r>
            <w:r w:rsidR="002B0B67">
              <w:rPr>
                <w:noProof/>
                <w:webHidden/>
              </w:rPr>
              <w:tab/>
            </w:r>
            <w:r w:rsidR="002B0B67">
              <w:rPr>
                <w:noProof/>
                <w:webHidden/>
              </w:rPr>
              <w:fldChar w:fldCharType="begin"/>
            </w:r>
            <w:r w:rsidR="002B0B67">
              <w:rPr>
                <w:noProof/>
                <w:webHidden/>
              </w:rPr>
              <w:instrText xml:space="preserve"> PAGEREF _Toc215822984 \h </w:instrText>
            </w:r>
            <w:r w:rsidR="002B0B67">
              <w:rPr>
                <w:noProof/>
                <w:webHidden/>
              </w:rPr>
            </w:r>
            <w:r w:rsidR="002B0B67">
              <w:rPr>
                <w:noProof/>
                <w:webHidden/>
              </w:rPr>
              <w:fldChar w:fldCharType="separate"/>
            </w:r>
            <w:r w:rsidR="0009025D">
              <w:rPr>
                <w:noProof/>
                <w:webHidden/>
              </w:rPr>
              <w:t>2</w:t>
            </w:r>
            <w:r w:rsidR="002B0B67">
              <w:rPr>
                <w:noProof/>
                <w:webHidden/>
              </w:rPr>
              <w:fldChar w:fldCharType="end"/>
            </w:r>
          </w:hyperlink>
        </w:p>
        <w:p w14:paraId="3F97D7A3" w14:textId="32DF5071" w:rsidR="002B0B67" w:rsidRDefault="002B0B67">
          <w:pPr>
            <w:pStyle w:val="TOC2"/>
            <w:tabs>
              <w:tab w:val="right" w:leader="dot" w:pos="9344"/>
            </w:tabs>
            <w:rPr>
              <w:rFonts w:eastAsiaTheme="minorEastAsia"/>
              <w:b w:val="0"/>
              <w:noProof/>
              <w:sz w:val="24"/>
              <w:szCs w:val="24"/>
              <w:lang w:val="en-US"/>
            </w:rPr>
          </w:pPr>
          <w:hyperlink w:anchor="_Toc215822985" w:history="1">
            <w:r w:rsidRPr="001B61F0">
              <w:rPr>
                <w:rStyle w:val="Hyperlink"/>
                <w:rFonts w:ascii="Times New Roman" w:hAnsi="Times New Roman" w:cs="Times New Roman"/>
                <w:noProof/>
                <w:lang w:val="en-AE"/>
              </w:rPr>
              <w:t>Introduction</w:t>
            </w:r>
            <w:r>
              <w:rPr>
                <w:noProof/>
                <w:webHidden/>
              </w:rPr>
              <w:tab/>
            </w:r>
            <w:r>
              <w:rPr>
                <w:noProof/>
                <w:webHidden/>
              </w:rPr>
              <w:fldChar w:fldCharType="begin"/>
            </w:r>
            <w:r>
              <w:rPr>
                <w:noProof/>
                <w:webHidden/>
              </w:rPr>
              <w:instrText xml:space="preserve"> PAGEREF _Toc215822985 \h </w:instrText>
            </w:r>
            <w:r>
              <w:rPr>
                <w:noProof/>
                <w:webHidden/>
              </w:rPr>
            </w:r>
            <w:r>
              <w:rPr>
                <w:noProof/>
                <w:webHidden/>
              </w:rPr>
              <w:fldChar w:fldCharType="separate"/>
            </w:r>
            <w:r w:rsidR="0009025D">
              <w:rPr>
                <w:noProof/>
                <w:webHidden/>
              </w:rPr>
              <w:t>3</w:t>
            </w:r>
            <w:r>
              <w:rPr>
                <w:noProof/>
                <w:webHidden/>
              </w:rPr>
              <w:fldChar w:fldCharType="end"/>
            </w:r>
          </w:hyperlink>
        </w:p>
        <w:p w14:paraId="3F385D5F" w14:textId="5D5BF3ED" w:rsidR="002B0B67" w:rsidRDefault="002B0B67">
          <w:pPr>
            <w:pStyle w:val="TOC1"/>
            <w:tabs>
              <w:tab w:val="right" w:leader="dot" w:pos="9344"/>
            </w:tabs>
            <w:rPr>
              <w:rFonts w:eastAsiaTheme="minorEastAsia"/>
              <w:b w:val="0"/>
              <w:noProof/>
              <w:lang w:val="en-US"/>
            </w:rPr>
          </w:pPr>
          <w:hyperlink w:anchor="_Toc215822986" w:history="1">
            <w:r w:rsidRPr="001B61F0">
              <w:rPr>
                <w:rStyle w:val="Hyperlink"/>
                <w:rFonts w:ascii="Times New Roman" w:hAnsi="Times New Roman" w:cs="Times New Roman"/>
                <w:noProof/>
                <w:lang w:val="en-AE"/>
              </w:rPr>
              <w:t xml:space="preserve">Egypt </w:t>
            </w:r>
            <w:r w:rsidRPr="001B61F0">
              <w:rPr>
                <w:rStyle w:val="Hyperlink"/>
                <w:rFonts w:ascii="Times New Roman" w:hAnsi="Times New Roman" w:cs="Times New Roman"/>
                <w:noProof/>
                <w:lang w:val="en-US"/>
              </w:rPr>
              <w:t>G</w:t>
            </w:r>
            <w:r w:rsidRPr="001B61F0">
              <w:rPr>
                <w:rStyle w:val="Hyperlink"/>
                <w:rFonts w:ascii="Times New Roman" w:hAnsi="Times New Roman" w:cs="Times New Roman"/>
                <w:noProof/>
                <w:lang w:val="en-AE"/>
              </w:rPr>
              <w:t xml:space="preserve">rand </w:t>
            </w:r>
            <w:r w:rsidRPr="001B61F0">
              <w:rPr>
                <w:rStyle w:val="Hyperlink"/>
                <w:rFonts w:ascii="Times New Roman" w:hAnsi="Times New Roman" w:cs="Times New Roman"/>
                <w:noProof/>
                <w:lang w:val="en-US"/>
              </w:rPr>
              <w:t>C</w:t>
            </w:r>
            <w:r w:rsidRPr="001B61F0">
              <w:rPr>
                <w:rStyle w:val="Hyperlink"/>
                <w:rFonts w:ascii="Times New Roman" w:hAnsi="Times New Roman" w:cs="Times New Roman"/>
                <w:noProof/>
                <w:lang w:val="en-AE"/>
              </w:rPr>
              <w:t>hallenges</w:t>
            </w:r>
            <w:r>
              <w:rPr>
                <w:noProof/>
                <w:webHidden/>
              </w:rPr>
              <w:tab/>
            </w:r>
            <w:r>
              <w:rPr>
                <w:noProof/>
                <w:webHidden/>
              </w:rPr>
              <w:fldChar w:fldCharType="begin"/>
            </w:r>
            <w:r>
              <w:rPr>
                <w:noProof/>
                <w:webHidden/>
              </w:rPr>
              <w:instrText xml:space="preserve"> PAGEREF _Toc215822986 \h </w:instrText>
            </w:r>
            <w:r>
              <w:rPr>
                <w:noProof/>
                <w:webHidden/>
              </w:rPr>
            </w:r>
            <w:r>
              <w:rPr>
                <w:noProof/>
                <w:webHidden/>
              </w:rPr>
              <w:fldChar w:fldCharType="separate"/>
            </w:r>
            <w:r w:rsidR="0009025D">
              <w:rPr>
                <w:noProof/>
                <w:webHidden/>
              </w:rPr>
              <w:t>4</w:t>
            </w:r>
            <w:r>
              <w:rPr>
                <w:noProof/>
                <w:webHidden/>
              </w:rPr>
              <w:fldChar w:fldCharType="end"/>
            </w:r>
          </w:hyperlink>
        </w:p>
        <w:p w14:paraId="7062DCE0" w14:textId="26B076C8" w:rsidR="002B0B67" w:rsidRDefault="002B0B67">
          <w:pPr>
            <w:pStyle w:val="TOC2"/>
            <w:tabs>
              <w:tab w:val="right" w:leader="dot" w:pos="9344"/>
            </w:tabs>
            <w:rPr>
              <w:rFonts w:eastAsiaTheme="minorEastAsia"/>
              <w:b w:val="0"/>
              <w:noProof/>
              <w:sz w:val="24"/>
              <w:szCs w:val="24"/>
              <w:lang w:val="en-US"/>
            </w:rPr>
          </w:pPr>
          <w:hyperlink w:anchor="_Toc215822987" w:history="1">
            <w:r w:rsidRPr="001B61F0">
              <w:rPr>
                <w:rStyle w:val="Hyperlink"/>
                <w:rFonts w:ascii="Times New Roman" w:hAnsi="Times New Roman" w:cs="Times New Roman"/>
                <w:noProof/>
                <w:lang w:val="en-AE"/>
              </w:rPr>
              <w:t>Deal with urban congestion and its consequences</w:t>
            </w:r>
            <w:r>
              <w:rPr>
                <w:noProof/>
                <w:webHidden/>
              </w:rPr>
              <w:tab/>
            </w:r>
            <w:r>
              <w:rPr>
                <w:noProof/>
                <w:webHidden/>
              </w:rPr>
              <w:fldChar w:fldCharType="begin"/>
            </w:r>
            <w:r>
              <w:rPr>
                <w:noProof/>
                <w:webHidden/>
              </w:rPr>
              <w:instrText xml:space="preserve"> PAGEREF _Toc215822987 \h </w:instrText>
            </w:r>
            <w:r>
              <w:rPr>
                <w:noProof/>
                <w:webHidden/>
              </w:rPr>
            </w:r>
            <w:r>
              <w:rPr>
                <w:noProof/>
                <w:webHidden/>
              </w:rPr>
              <w:fldChar w:fldCharType="separate"/>
            </w:r>
            <w:r w:rsidR="0009025D">
              <w:rPr>
                <w:noProof/>
                <w:webHidden/>
              </w:rPr>
              <w:t>4</w:t>
            </w:r>
            <w:r>
              <w:rPr>
                <w:noProof/>
                <w:webHidden/>
              </w:rPr>
              <w:fldChar w:fldCharType="end"/>
            </w:r>
          </w:hyperlink>
        </w:p>
        <w:p w14:paraId="1BC075A3" w14:textId="062BADD2" w:rsidR="002B0B67" w:rsidRDefault="002B0B67">
          <w:pPr>
            <w:pStyle w:val="TOC3"/>
            <w:tabs>
              <w:tab w:val="right" w:leader="dot" w:pos="9344"/>
            </w:tabs>
            <w:rPr>
              <w:rFonts w:eastAsiaTheme="minorEastAsia"/>
              <w:noProof/>
              <w:sz w:val="24"/>
              <w:szCs w:val="24"/>
              <w:lang w:val="en-US"/>
            </w:rPr>
          </w:pPr>
          <w:hyperlink w:anchor="_Toc215822988" w:history="1">
            <w:r w:rsidRPr="001B61F0">
              <w:rPr>
                <w:rStyle w:val="Hyperlink"/>
                <w:rFonts w:cs="Times New Roman"/>
                <w:b/>
                <w:noProof/>
                <w:lang w:val="en-AE"/>
              </w:rPr>
              <w:t>Causes</w:t>
            </w:r>
            <w:r>
              <w:rPr>
                <w:noProof/>
                <w:webHidden/>
              </w:rPr>
              <w:tab/>
            </w:r>
            <w:r>
              <w:rPr>
                <w:noProof/>
                <w:webHidden/>
              </w:rPr>
              <w:fldChar w:fldCharType="begin"/>
            </w:r>
            <w:r>
              <w:rPr>
                <w:noProof/>
                <w:webHidden/>
              </w:rPr>
              <w:instrText xml:space="preserve"> PAGEREF _Toc215822988 \h </w:instrText>
            </w:r>
            <w:r>
              <w:rPr>
                <w:noProof/>
                <w:webHidden/>
              </w:rPr>
            </w:r>
            <w:r>
              <w:rPr>
                <w:noProof/>
                <w:webHidden/>
              </w:rPr>
              <w:fldChar w:fldCharType="separate"/>
            </w:r>
            <w:r w:rsidR="0009025D">
              <w:rPr>
                <w:noProof/>
                <w:webHidden/>
              </w:rPr>
              <w:t>5</w:t>
            </w:r>
            <w:r>
              <w:rPr>
                <w:noProof/>
                <w:webHidden/>
              </w:rPr>
              <w:fldChar w:fldCharType="end"/>
            </w:r>
          </w:hyperlink>
        </w:p>
        <w:p w14:paraId="416DB639" w14:textId="34702FCC" w:rsidR="002B0B67" w:rsidRDefault="002B0B67">
          <w:pPr>
            <w:pStyle w:val="TOC3"/>
            <w:tabs>
              <w:tab w:val="right" w:leader="dot" w:pos="9344"/>
            </w:tabs>
            <w:rPr>
              <w:rFonts w:eastAsiaTheme="minorEastAsia"/>
              <w:noProof/>
              <w:sz w:val="24"/>
              <w:szCs w:val="24"/>
              <w:lang w:val="en-US"/>
            </w:rPr>
          </w:pPr>
          <w:hyperlink w:anchor="_Toc215822989" w:history="1">
            <w:r w:rsidRPr="001B61F0">
              <w:rPr>
                <w:rStyle w:val="Hyperlink"/>
                <w:rFonts w:cs="Times New Roman"/>
                <w:b/>
                <w:noProof/>
                <w:lang w:val="en-AE"/>
              </w:rPr>
              <w:t>Impacts</w:t>
            </w:r>
            <w:r>
              <w:rPr>
                <w:noProof/>
                <w:webHidden/>
              </w:rPr>
              <w:tab/>
            </w:r>
            <w:r>
              <w:rPr>
                <w:noProof/>
                <w:webHidden/>
              </w:rPr>
              <w:fldChar w:fldCharType="begin"/>
            </w:r>
            <w:r>
              <w:rPr>
                <w:noProof/>
                <w:webHidden/>
              </w:rPr>
              <w:instrText xml:space="preserve"> PAGEREF _Toc215822989 \h </w:instrText>
            </w:r>
            <w:r>
              <w:rPr>
                <w:noProof/>
                <w:webHidden/>
              </w:rPr>
            </w:r>
            <w:r>
              <w:rPr>
                <w:noProof/>
                <w:webHidden/>
              </w:rPr>
              <w:fldChar w:fldCharType="separate"/>
            </w:r>
            <w:r w:rsidR="0009025D">
              <w:rPr>
                <w:noProof/>
                <w:webHidden/>
              </w:rPr>
              <w:t>6</w:t>
            </w:r>
            <w:r>
              <w:rPr>
                <w:noProof/>
                <w:webHidden/>
              </w:rPr>
              <w:fldChar w:fldCharType="end"/>
            </w:r>
          </w:hyperlink>
        </w:p>
        <w:p w14:paraId="28F4718A" w14:textId="78A1847A" w:rsidR="002B0B67" w:rsidRDefault="002B0B67">
          <w:pPr>
            <w:pStyle w:val="TOC2"/>
            <w:tabs>
              <w:tab w:val="right" w:leader="dot" w:pos="9344"/>
            </w:tabs>
            <w:rPr>
              <w:rFonts w:eastAsiaTheme="minorEastAsia"/>
              <w:b w:val="0"/>
              <w:noProof/>
              <w:sz w:val="24"/>
              <w:szCs w:val="24"/>
              <w:lang w:val="en-US"/>
            </w:rPr>
          </w:pPr>
          <w:hyperlink w:anchor="_Toc215822990" w:history="1">
            <w:r w:rsidRPr="001B61F0">
              <w:rPr>
                <w:rStyle w:val="Hyperlink"/>
                <w:rFonts w:ascii="Times New Roman" w:hAnsi="Times New Roman" w:cs="Times New Roman"/>
                <w:noProof/>
                <w:lang w:val="en-AE"/>
              </w:rPr>
              <w:t>Address and reduce pollution fouling our air, water, and soil</w:t>
            </w:r>
            <w:r>
              <w:rPr>
                <w:noProof/>
                <w:webHidden/>
              </w:rPr>
              <w:tab/>
            </w:r>
            <w:r>
              <w:rPr>
                <w:noProof/>
                <w:webHidden/>
              </w:rPr>
              <w:fldChar w:fldCharType="begin"/>
            </w:r>
            <w:r>
              <w:rPr>
                <w:noProof/>
                <w:webHidden/>
              </w:rPr>
              <w:instrText xml:space="preserve"> PAGEREF _Toc215822990 \h </w:instrText>
            </w:r>
            <w:r>
              <w:rPr>
                <w:noProof/>
                <w:webHidden/>
              </w:rPr>
            </w:r>
            <w:r>
              <w:rPr>
                <w:noProof/>
                <w:webHidden/>
              </w:rPr>
              <w:fldChar w:fldCharType="separate"/>
            </w:r>
            <w:r w:rsidR="0009025D">
              <w:rPr>
                <w:noProof/>
                <w:webHidden/>
              </w:rPr>
              <w:t>8</w:t>
            </w:r>
            <w:r>
              <w:rPr>
                <w:noProof/>
                <w:webHidden/>
              </w:rPr>
              <w:fldChar w:fldCharType="end"/>
            </w:r>
          </w:hyperlink>
        </w:p>
        <w:p w14:paraId="44B483E3" w14:textId="098CE85C" w:rsidR="002B0B67" w:rsidRDefault="002B0B67">
          <w:pPr>
            <w:pStyle w:val="TOC3"/>
            <w:tabs>
              <w:tab w:val="right" w:leader="dot" w:pos="9344"/>
            </w:tabs>
            <w:rPr>
              <w:rFonts w:eastAsiaTheme="minorEastAsia"/>
              <w:noProof/>
              <w:sz w:val="24"/>
              <w:szCs w:val="24"/>
              <w:lang w:val="en-US"/>
            </w:rPr>
          </w:pPr>
          <w:hyperlink w:anchor="_Toc215822991" w:history="1">
            <w:r w:rsidRPr="001B61F0">
              <w:rPr>
                <w:rStyle w:val="Hyperlink"/>
                <w:rFonts w:cs="Times New Roman"/>
                <w:b/>
                <w:noProof/>
                <w:lang w:val="en-AE"/>
              </w:rPr>
              <w:t>Causes</w:t>
            </w:r>
            <w:r>
              <w:rPr>
                <w:noProof/>
                <w:webHidden/>
              </w:rPr>
              <w:tab/>
            </w:r>
            <w:r>
              <w:rPr>
                <w:noProof/>
                <w:webHidden/>
              </w:rPr>
              <w:fldChar w:fldCharType="begin"/>
            </w:r>
            <w:r>
              <w:rPr>
                <w:noProof/>
                <w:webHidden/>
              </w:rPr>
              <w:instrText xml:space="preserve"> PAGEREF _Toc215822991 \h </w:instrText>
            </w:r>
            <w:r>
              <w:rPr>
                <w:noProof/>
                <w:webHidden/>
              </w:rPr>
            </w:r>
            <w:r>
              <w:rPr>
                <w:noProof/>
                <w:webHidden/>
              </w:rPr>
              <w:fldChar w:fldCharType="separate"/>
            </w:r>
            <w:r w:rsidR="0009025D">
              <w:rPr>
                <w:noProof/>
                <w:webHidden/>
              </w:rPr>
              <w:t>10</w:t>
            </w:r>
            <w:r>
              <w:rPr>
                <w:noProof/>
                <w:webHidden/>
              </w:rPr>
              <w:fldChar w:fldCharType="end"/>
            </w:r>
          </w:hyperlink>
        </w:p>
        <w:p w14:paraId="5C34839D" w14:textId="0408FBBC" w:rsidR="002B0B67" w:rsidRDefault="002B0B67">
          <w:pPr>
            <w:pStyle w:val="TOC3"/>
            <w:tabs>
              <w:tab w:val="right" w:leader="dot" w:pos="9344"/>
            </w:tabs>
            <w:rPr>
              <w:rFonts w:eastAsiaTheme="minorEastAsia"/>
              <w:noProof/>
              <w:sz w:val="24"/>
              <w:szCs w:val="24"/>
              <w:lang w:val="en-US"/>
            </w:rPr>
          </w:pPr>
          <w:hyperlink w:anchor="_Toc215822992" w:history="1">
            <w:r w:rsidRPr="001B61F0">
              <w:rPr>
                <w:rStyle w:val="Hyperlink"/>
                <w:rFonts w:eastAsia="Times New Roman" w:cs="Times New Roman"/>
                <w:b/>
                <w:noProof/>
                <w:lang w:val="en-AE"/>
              </w:rPr>
              <w:t>Impacts</w:t>
            </w:r>
            <w:r>
              <w:rPr>
                <w:noProof/>
                <w:webHidden/>
              </w:rPr>
              <w:tab/>
            </w:r>
            <w:r>
              <w:rPr>
                <w:noProof/>
                <w:webHidden/>
              </w:rPr>
              <w:fldChar w:fldCharType="begin"/>
            </w:r>
            <w:r>
              <w:rPr>
                <w:noProof/>
                <w:webHidden/>
              </w:rPr>
              <w:instrText xml:space="preserve"> PAGEREF _Toc215822992 \h </w:instrText>
            </w:r>
            <w:r>
              <w:rPr>
                <w:noProof/>
                <w:webHidden/>
              </w:rPr>
            </w:r>
            <w:r>
              <w:rPr>
                <w:noProof/>
                <w:webHidden/>
              </w:rPr>
              <w:fldChar w:fldCharType="separate"/>
            </w:r>
            <w:r w:rsidR="0009025D">
              <w:rPr>
                <w:noProof/>
                <w:webHidden/>
              </w:rPr>
              <w:t>11</w:t>
            </w:r>
            <w:r>
              <w:rPr>
                <w:noProof/>
                <w:webHidden/>
              </w:rPr>
              <w:fldChar w:fldCharType="end"/>
            </w:r>
          </w:hyperlink>
        </w:p>
        <w:p w14:paraId="65AA0A4E" w14:textId="1C70C87B" w:rsidR="002B0B67" w:rsidRDefault="002B0B67">
          <w:pPr>
            <w:pStyle w:val="TOC2"/>
            <w:tabs>
              <w:tab w:val="right" w:leader="dot" w:pos="9344"/>
            </w:tabs>
            <w:rPr>
              <w:rFonts w:eastAsiaTheme="minorEastAsia"/>
              <w:b w:val="0"/>
              <w:noProof/>
              <w:sz w:val="24"/>
              <w:szCs w:val="24"/>
              <w:lang w:val="en-US"/>
            </w:rPr>
          </w:pPr>
          <w:hyperlink w:anchor="_Toc215822993" w:history="1">
            <w:r w:rsidRPr="001B61F0">
              <w:rPr>
                <w:rStyle w:val="Hyperlink"/>
                <w:rFonts w:ascii="Times New Roman" w:hAnsi="Times New Roman" w:cs="Times New Roman"/>
                <w:noProof/>
                <w:lang w:val="en-AE"/>
              </w:rPr>
              <w:t>Deal with population growth and its consequences</w:t>
            </w:r>
            <w:r>
              <w:rPr>
                <w:noProof/>
                <w:webHidden/>
              </w:rPr>
              <w:tab/>
            </w:r>
            <w:r>
              <w:rPr>
                <w:noProof/>
                <w:webHidden/>
              </w:rPr>
              <w:fldChar w:fldCharType="begin"/>
            </w:r>
            <w:r>
              <w:rPr>
                <w:noProof/>
                <w:webHidden/>
              </w:rPr>
              <w:instrText xml:space="preserve"> PAGEREF _Toc215822993 \h </w:instrText>
            </w:r>
            <w:r>
              <w:rPr>
                <w:noProof/>
                <w:webHidden/>
              </w:rPr>
            </w:r>
            <w:r>
              <w:rPr>
                <w:noProof/>
                <w:webHidden/>
              </w:rPr>
              <w:fldChar w:fldCharType="separate"/>
            </w:r>
            <w:r w:rsidR="0009025D">
              <w:rPr>
                <w:noProof/>
                <w:webHidden/>
              </w:rPr>
              <w:t>13</w:t>
            </w:r>
            <w:r>
              <w:rPr>
                <w:noProof/>
                <w:webHidden/>
              </w:rPr>
              <w:fldChar w:fldCharType="end"/>
            </w:r>
          </w:hyperlink>
        </w:p>
        <w:p w14:paraId="475A3E3C" w14:textId="68F326E7" w:rsidR="002B0B67" w:rsidRDefault="002B0B67">
          <w:pPr>
            <w:pStyle w:val="TOC3"/>
            <w:tabs>
              <w:tab w:val="right" w:leader="dot" w:pos="9344"/>
            </w:tabs>
            <w:rPr>
              <w:rFonts w:eastAsiaTheme="minorEastAsia"/>
              <w:noProof/>
              <w:sz w:val="24"/>
              <w:szCs w:val="24"/>
              <w:lang w:val="en-US"/>
            </w:rPr>
          </w:pPr>
          <w:hyperlink w:anchor="_Toc215822994" w:history="1">
            <w:r w:rsidRPr="001B61F0">
              <w:rPr>
                <w:rStyle w:val="Hyperlink"/>
                <w:rFonts w:cs="Times New Roman"/>
                <w:b/>
                <w:noProof/>
                <w:lang w:val="en-AE"/>
              </w:rPr>
              <w:t>Causes</w:t>
            </w:r>
            <w:r>
              <w:rPr>
                <w:noProof/>
                <w:webHidden/>
              </w:rPr>
              <w:tab/>
            </w:r>
            <w:r>
              <w:rPr>
                <w:noProof/>
                <w:webHidden/>
              </w:rPr>
              <w:fldChar w:fldCharType="begin"/>
            </w:r>
            <w:r>
              <w:rPr>
                <w:noProof/>
                <w:webHidden/>
              </w:rPr>
              <w:instrText xml:space="preserve"> PAGEREF _Toc215822994 \h </w:instrText>
            </w:r>
            <w:r>
              <w:rPr>
                <w:noProof/>
                <w:webHidden/>
              </w:rPr>
            </w:r>
            <w:r>
              <w:rPr>
                <w:noProof/>
                <w:webHidden/>
              </w:rPr>
              <w:fldChar w:fldCharType="separate"/>
            </w:r>
            <w:r w:rsidR="0009025D">
              <w:rPr>
                <w:noProof/>
                <w:webHidden/>
              </w:rPr>
              <w:t>14</w:t>
            </w:r>
            <w:r>
              <w:rPr>
                <w:noProof/>
                <w:webHidden/>
              </w:rPr>
              <w:fldChar w:fldCharType="end"/>
            </w:r>
          </w:hyperlink>
        </w:p>
        <w:p w14:paraId="6C124CD9" w14:textId="4F478443" w:rsidR="002B0B67" w:rsidRDefault="002B0B67">
          <w:pPr>
            <w:pStyle w:val="TOC3"/>
            <w:tabs>
              <w:tab w:val="right" w:leader="dot" w:pos="9344"/>
            </w:tabs>
            <w:rPr>
              <w:rFonts w:eastAsiaTheme="minorEastAsia"/>
              <w:noProof/>
              <w:sz w:val="24"/>
              <w:szCs w:val="24"/>
              <w:lang w:val="en-US"/>
            </w:rPr>
          </w:pPr>
          <w:hyperlink w:anchor="_Toc215822995" w:history="1">
            <w:r w:rsidRPr="001B61F0">
              <w:rPr>
                <w:rStyle w:val="Hyperlink"/>
                <w:rFonts w:cs="Times New Roman"/>
                <w:b/>
                <w:noProof/>
                <w:lang w:val="en-AE"/>
              </w:rPr>
              <w:t>Impacts</w:t>
            </w:r>
            <w:r>
              <w:rPr>
                <w:noProof/>
                <w:webHidden/>
              </w:rPr>
              <w:tab/>
            </w:r>
            <w:r>
              <w:rPr>
                <w:noProof/>
                <w:webHidden/>
              </w:rPr>
              <w:fldChar w:fldCharType="begin"/>
            </w:r>
            <w:r>
              <w:rPr>
                <w:noProof/>
                <w:webHidden/>
              </w:rPr>
              <w:instrText xml:space="preserve"> PAGEREF _Toc215822995 \h </w:instrText>
            </w:r>
            <w:r>
              <w:rPr>
                <w:noProof/>
                <w:webHidden/>
              </w:rPr>
            </w:r>
            <w:r>
              <w:rPr>
                <w:noProof/>
                <w:webHidden/>
              </w:rPr>
              <w:fldChar w:fldCharType="separate"/>
            </w:r>
            <w:r w:rsidR="0009025D">
              <w:rPr>
                <w:noProof/>
                <w:webHidden/>
              </w:rPr>
              <w:t>15</w:t>
            </w:r>
            <w:r>
              <w:rPr>
                <w:noProof/>
                <w:webHidden/>
              </w:rPr>
              <w:fldChar w:fldCharType="end"/>
            </w:r>
          </w:hyperlink>
        </w:p>
        <w:p w14:paraId="151B24DC" w14:textId="620A9508" w:rsidR="002B0B67" w:rsidRDefault="002B0B67">
          <w:pPr>
            <w:pStyle w:val="TOC2"/>
            <w:tabs>
              <w:tab w:val="right" w:leader="dot" w:pos="9344"/>
            </w:tabs>
            <w:rPr>
              <w:rFonts w:eastAsiaTheme="minorEastAsia"/>
              <w:b w:val="0"/>
              <w:noProof/>
              <w:sz w:val="24"/>
              <w:szCs w:val="24"/>
              <w:lang w:val="en-US"/>
            </w:rPr>
          </w:pPr>
          <w:hyperlink w:anchor="_Toc215822996" w:history="1">
            <w:r w:rsidRPr="001B61F0">
              <w:rPr>
                <w:rStyle w:val="Hyperlink"/>
                <w:rFonts w:ascii="Times New Roman" w:hAnsi="Times New Roman" w:cs="Times New Roman"/>
                <w:noProof/>
                <w:lang w:val="en-US"/>
              </w:rPr>
              <w:t>Work to eradicate public health issues and diseases</w:t>
            </w:r>
            <w:r w:rsidRPr="001B61F0">
              <w:rPr>
                <w:rStyle w:val="Hyperlink"/>
                <w:rFonts w:ascii="Times New Roman" w:hAnsi="Times New Roman" w:cs="Times New Roman"/>
                <w:noProof/>
                <w:lang w:val="en-AE"/>
              </w:rPr>
              <w:t>.</w:t>
            </w:r>
            <w:r>
              <w:rPr>
                <w:noProof/>
                <w:webHidden/>
              </w:rPr>
              <w:tab/>
            </w:r>
            <w:r>
              <w:rPr>
                <w:noProof/>
                <w:webHidden/>
              </w:rPr>
              <w:fldChar w:fldCharType="begin"/>
            </w:r>
            <w:r>
              <w:rPr>
                <w:noProof/>
                <w:webHidden/>
              </w:rPr>
              <w:instrText xml:space="preserve"> PAGEREF _Toc215822996 \h </w:instrText>
            </w:r>
            <w:r>
              <w:rPr>
                <w:noProof/>
                <w:webHidden/>
              </w:rPr>
            </w:r>
            <w:r>
              <w:rPr>
                <w:noProof/>
                <w:webHidden/>
              </w:rPr>
              <w:fldChar w:fldCharType="separate"/>
            </w:r>
            <w:r w:rsidR="0009025D">
              <w:rPr>
                <w:noProof/>
                <w:webHidden/>
              </w:rPr>
              <w:t>17</w:t>
            </w:r>
            <w:r>
              <w:rPr>
                <w:noProof/>
                <w:webHidden/>
              </w:rPr>
              <w:fldChar w:fldCharType="end"/>
            </w:r>
          </w:hyperlink>
        </w:p>
        <w:p w14:paraId="4D61C17F" w14:textId="7FB9CC3D" w:rsidR="002B0B67" w:rsidRDefault="002B0B67">
          <w:pPr>
            <w:pStyle w:val="TOC3"/>
            <w:tabs>
              <w:tab w:val="right" w:leader="dot" w:pos="9344"/>
            </w:tabs>
            <w:rPr>
              <w:rFonts w:eastAsiaTheme="minorEastAsia"/>
              <w:noProof/>
              <w:sz w:val="24"/>
              <w:szCs w:val="24"/>
              <w:lang w:val="en-US"/>
            </w:rPr>
          </w:pPr>
          <w:hyperlink w:anchor="_Toc215822997" w:history="1">
            <w:r w:rsidRPr="001B61F0">
              <w:rPr>
                <w:rStyle w:val="Hyperlink"/>
                <w:rFonts w:cs="Times New Roman"/>
                <w:b/>
                <w:noProof/>
                <w:lang w:val="en-AE"/>
              </w:rPr>
              <w:t>Causes</w:t>
            </w:r>
            <w:r>
              <w:rPr>
                <w:noProof/>
                <w:webHidden/>
              </w:rPr>
              <w:tab/>
            </w:r>
            <w:r>
              <w:rPr>
                <w:noProof/>
                <w:webHidden/>
              </w:rPr>
              <w:fldChar w:fldCharType="begin"/>
            </w:r>
            <w:r>
              <w:rPr>
                <w:noProof/>
                <w:webHidden/>
              </w:rPr>
              <w:instrText xml:space="preserve"> PAGEREF _Toc215822997 \h </w:instrText>
            </w:r>
            <w:r>
              <w:rPr>
                <w:noProof/>
                <w:webHidden/>
              </w:rPr>
            </w:r>
            <w:r>
              <w:rPr>
                <w:noProof/>
                <w:webHidden/>
              </w:rPr>
              <w:fldChar w:fldCharType="separate"/>
            </w:r>
            <w:r w:rsidR="0009025D">
              <w:rPr>
                <w:noProof/>
                <w:webHidden/>
              </w:rPr>
              <w:t>18</w:t>
            </w:r>
            <w:r>
              <w:rPr>
                <w:noProof/>
                <w:webHidden/>
              </w:rPr>
              <w:fldChar w:fldCharType="end"/>
            </w:r>
          </w:hyperlink>
        </w:p>
        <w:p w14:paraId="3A48FA1B" w14:textId="61EA1953" w:rsidR="002B0B67" w:rsidRDefault="002B0B67">
          <w:pPr>
            <w:pStyle w:val="TOC1"/>
            <w:tabs>
              <w:tab w:val="right" w:leader="dot" w:pos="9344"/>
            </w:tabs>
            <w:rPr>
              <w:rFonts w:eastAsiaTheme="minorEastAsia"/>
              <w:b w:val="0"/>
              <w:noProof/>
              <w:lang w:val="en-US"/>
            </w:rPr>
          </w:pPr>
          <w:hyperlink w:anchor="_Toc215822998" w:history="1">
            <w:r w:rsidRPr="001B61F0">
              <w:rPr>
                <w:rStyle w:val="Hyperlink"/>
                <w:rFonts w:ascii="Times New Roman" w:hAnsi="Times New Roman" w:cs="Times New Roman"/>
                <w:noProof/>
                <w:lang w:val="en-AE"/>
              </w:rPr>
              <w:t>Problem To be Solved.</w:t>
            </w:r>
            <w:r>
              <w:rPr>
                <w:noProof/>
                <w:webHidden/>
              </w:rPr>
              <w:tab/>
            </w:r>
            <w:r>
              <w:rPr>
                <w:noProof/>
                <w:webHidden/>
              </w:rPr>
              <w:fldChar w:fldCharType="begin"/>
            </w:r>
            <w:r>
              <w:rPr>
                <w:noProof/>
                <w:webHidden/>
              </w:rPr>
              <w:instrText xml:space="preserve"> PAGEREF _Toc215822998 \h </w:instrText>
            </w:r>
            <w:r>
              <w:rPr>
                <w:noProof/>
                <w:webHidden/>
              </w:rPr>
            </w:r>
            <w:r>
              <w:rPr>
                <w:noProof/>
                <w:webHidden/>
              </w:rPr>
              <w:fldChar w:fldCharType="separate"/>
            </w:r>
            <w:r w:rsidR="0009025D">
              <w:rPr>
                <w:noProof/>
                <w:webHidden/>
              </w:rPr>
              <w:t>23</w:t>
            </w:r>
            <w:r>
              <w:rPr>
                <w:noProof/>
                <w:webHidden/>
              </w:rPr>
              <w:fldChar w:fldCharType="end"/>
            </w:r>
          </w:hyperlink>
        </w:p>
        <w:p w14:paraId="1CAFB6E7" w14:textId="15DBEA00" w:rsidR="002B0B67" w:rsidRDefault="002B0B67">
          <w:pPr>
            <w:pStyle w:val="TOC2"/>
            <w:tabs>
              <w:tab w:val="right" w:leader="dot" w:pos="9344"/>
            </w:tabs>
            <w:rPr>
              <w:rFonts w:eastAsiaTheme="minorEastAsia"/>
              <w:b w:val="0"/>
              <w:noProof/>
              <w:sz w:val="24"/>
              <w:szCs w:val="24"/>
              <w:lang w:val="en-US"/>
            </w:rPr>
          </w:pPr>
          <w:hyperlink w:anchor="_Toc215822999" w:history="1">
            <w:r w:rsidRPr="001B61F0">
              <w:rPr>
                <w:rStyle w:val="Hyperlink"/>
                <w:rFonts w:ascii="Times New Roman" w:hAnsi="Times New Roman" w:cs="Times New Roman"/>
                <w:noProof/>
                <w:lang w:val="en-AE"/>
              </w:rPr>
              <w:t>Positive Consequences</w:t>
            </w:r>
            <w:r>
              <w:rPr>
                <w:noProof/>
                <w:webHidden/>
              </w:rPr>
              <w:tab/>
            </w:r>
            <w:r>
              <w:rPr>
                <w:noProof/>
                <w:webHidden/>
              </w:rPr>
              <w:fldChar w:fldCharType="begin"/>
            </w:r>
            <w:r>
              <w:rPr>
                <w:noProof/>
                <w:webHidden/>
              </w:rPr>
              <w:instrText xml:space="preserve"> PAGEREF _Toc215822999 \h </w:instrText>
            </w:r>
            <w:r>
              <w:rPr>
                <w:noProof/>
                <w:webHidden/>
              </w:rPr>
            </w:r>
            <w:r>
              <w:rPr>
                <w:noProof/>
                <w:webHidden/>
              </w:rPr>
              <w:fldChar w:fldCharType="separate"/>
            </w:r>
            <w:r w:rsidR="0009025D">
              <w:rPr>
                <w:noProof/>
                <w:webHidden/>
              </w:rPr>
              <w:t>24</w:t>
            </w:r>
            <w:r>
              <w:rPr>
                <w:noProof/>
                <w:webHidden/>
              </w:rPr>
              <w:fldChar w:fldCharType="end"/>
            </w:r>
          </w:hyperlink>
        </w:p>
        <w:p w14:paraId="1C086E46" w14:textId="6FCE778E" w:rsidR="002B0B67" w:rsidRDefault="002B0B67">
          <w:pPr>
            <w:pStyle w:val="TOC2"/>
            <w:tabs>
              <w:tab w:val="right" w:leader="dot" w:pos="9344"/>
            </w:tabs>
            <w:rPr>
              <w:rFonts w:eastAsiaTheme="minorEastAsia"/>
              <w:b w:val="0"/>
              <w:noProof/>
              <w:sz w:val="24"/>
              <w:szCs w:val="24"/>
              <w:lang w:val="en-US"/>
            </w:rPr>
          </w:pPr>
          <w:hyperlink w:anchor="_Toc215823000" w:history="1">
            <w:r w:rsidRPr="001B61F0">
              <w:rPr>
                <w:rStyle w:val="Hyperlink"/>
                <w:rFonts w:ascii="Times New Roman" w:hAnsi="Times New Roman" w:cs="Times New Roman"/>
                <w:noProof/>
                <w:lang w:val="en-AE"/>
              </w:rPr>
              <w:t>Negative Consequences</w:t>
            </w:r>
            <w:r>
              <w:rPr>
                <w:noProof/>
                <w:webHidden/>
              </w:rPr>
              <w:tab/>
            </w:r>
            <w:r>
              <w:rPr>
                <w:noProof/>
                <w:webHidden/>
              </w:rPr>
              <w:fldChar w:fldCharType="begin"/>
            </w:r>
            <w:r>
              <w:rPr>
                <w:noProof/>
                <w:webHidden/>
              </w:rPr>
              <w:instrText xml:space="preserve"> PAGEREF _Toc215823000 \h </w:instrText>
            </w:r>
            <w:r>
              <w:rPr>
                <w:noProof/>
                <w:webHidden/>
              </w:rPr>
            </w:r>
            <w:r>
              <w:rPr>
                <w:noProof/>
                <w:webHidden/>
              </w:rPr>
              <w:fldChar w:fldCharType="separate"/>
            </w:r>
            <w:r w:rsidR="0009025D">
              <w:rPr>
                <w:noProof/>
                <w:webHidden/>
              </w:rPr>
              <w:t>26</w:t>
            </w:r>
            <w:r>
              <w:rPr>
                <w:noProof/>
                <w:webHidden/>
              </w:rPr>
              <w:fldChar w:fldCharType="end"/>
            </w:r>
          </w:hyperlink>
        </w:p>
        <w:p w14:paraId="0A7B294F" w14:textId="0A8FEE9F" w:rsidR="002B0B67" w:rsidRDefault="002B0B67">
          <w:pPr>
            <w:pStyle w:val="TOC1"/>
            <w:tabs>
              <w:tab w:val="right" w:leader="dot" w:pos="9344"/>
            </w:tabs>
            <w:rPr>
              <w:rFonts w:eastAsiaTheme="minorEastAsia"/>
              <w:b w:val="0"/>
              <w:noProof/>
              <w:lang w:val="en-US"/>
            </w:rPr>
          </w:pPr>
          <w:hyperlink w:anchor="_Toc215823001" w:history="1">
            <w:r w:rsidRPr="001B61F0">
              <w:rPr>
                <w:rStyle w:val="Hyperlink"/>
                <w:rFonts w:ascii="Times New Roman" w:hAnsi="Times New Roman" w:cs="Times New Roman"/>
                <w:bCs/>
                <w:noProof/>
                <w:lang w:val="en-US"/>
              </w:rPr>
              <w:t>Other solutions already tried.</w:t>
            </w:r>
            <w:r>
              <w:rPr>
                <w:noProof/>
                <w:webHidden/>
              </w:rPr>
              <w:tab/>
            </w:r>
            <w:r>
              <w:rPr>
                <w:noProof/>
                <w:webHidden/>
              </w:rPr>
              <w:fldChar w:fldCharType="begin"/>
            </w:r>
            <w:r>
              <w:rPr>
                <w:noProof/>
                <w:webHidden/>
              </w:rPr>
              <w:instrText xml:space="preserve"> PAGEREF _Toc215823001 \h </w:instrText>
            </w:r>
            <w:r>
              <w:rPr>
                <w:noProof/>
                <w:webHidden/>
              </w:rPr>
            </w:r>
            <w:r>
              <w:rPr>
                <w:noProof/>
                <w:webHidden/>
              </w:rPr>
              <w:fldChar w:fldCharType="separate"/>
            </w:r>
            <w:r w:rsidR="0009025D">
              <w:rPr>
                <w:noProof/>
                <w:webHidden/>
              </w:rPr>
              <w:t>28</w:t>
            </w:r>
            <w:r>
              <w:rPr>
                <w:noProof/>
                <w:webHidden/>
              </w:rPr>
              <w:fldChar w:fldCharType="end"/>
            </w:r>
          </w:hyperlink>
        </w:p>
        <w:p w14:paraId="31EC5FD1" w14:textId="012B9536" w:rsidR="002B0B67" w:rsidRDefault="002B0B67">
          <w:pPr>
            <w:pStyle w:val="TOC1"/>
            <w:tabs>
              <w:tab w:val="right" w:leader="dot" w:pos="9344"/>
            </w:tabs>
            <w:rPr>
              <w:rFonts w:eastAsiaTheme="minorEastAsia"/>
              <w:b w:val="0"/>
              <w:noProof/>
              <w:lang w:val="en-US"/>
            </w:rPr>
          </w:pPr>
          <w:hyperlink w:anchor="_Toc215823002" w:history="1">
            <w:r w:rsidRPr="001B61F0">
              <w:rPr>
                <w:rStyle w:val="Hyperlink"/>
                <w:rFonts w:asciiTheme="majorBidi" w:hAnsiTheme="majorBidi"/>
                <w:bCs/>
                <w:noProof/>
                <w:lang w:val="en-US"/>
              </w:rPr>
              <w:t>Adaptive Traffic Management in Congested Metropolises</w:t>
            </w:r>
            <w:r>
              <w:rPr>
                <w:noProof/>
                <w:webHidden/>
              </w:rPr>
              <w:tab/>
            </w:r>
            <w:r>
              <w:rPr>
                <w:noProof/>
                <w:webHidden/>
              </w:rPr>
              <w:fldChar w:fldCharType="begin"/>
            </w:r>
            <w:r>
              <w:rPr>
                <w:noProof/>
                <w:webHidden/>
              </w:rPr>
              <w:instrText xml:space="preserve"> PAGEREF _Toc215823002 \h </w:instrText>
            </w:r>
            <w:r>
              <w:rPr>
                <w:noProof/>
                <w:webHidden/>
              </w:rPr>
            </w:r>
            <w:r>
              <w:rPr>
                <w:noProof/>
                <w:webHidden/>
              </w:rPr>
              <w:fldChar w:fldCharType="separate"/>
            </w:r>
            <w:r w:rsidR="0009025D">
              <w:rPr>
                <w:noProof/>
                <w:webHidden/>
              </w:rPr>
              <w:t>28</w:t>
            </w:r>
            <w:r>
              <w:rPr>
                <w:noProof/>
                <w:webHidden/>
              </w:rPr>
              <w:fldChar w:fldCharType="end"/>
            </w:r>
          </w:hyperlink>
        </w:p>
        <w:p w14:paraId="54249D88" w14:textId="4883A2B7" w:rsidR="002B0B67" w:rsidRDefault="002B0B67">
          <w:pPr>
            <w:pStyle w:val="TOC2"/>
            <w:tabs>
              <w:tab w:val="right" w:leader="dot" w:pos="9344"/>
            </w:tabs>
            <w:rPr>
              <w:rFonts w:eastAsiaTheme="minorEastAsia"/>
              <w:b w:val="0"/>
              <w:noProof/>
              <w:sz w:val="24"/>
              <w:szCs w:val="24"/>
              <w:lang w:val="en-US"/>
            </w:rPr>
          </w:pPr>
          <w:hyperlink w:anchor="_Toc215823003" w:history="1">
            <w:r w:rsidRPr="001B61F0">
              <w:rPr>
                <w:rStyle w:val="Hyperlink"/>
                <w:rFonts w:asciiTheme="majorBidi" w:hAnsiTheme="majorBidi"/>
                <w:bCs/>
                <w:noProof/>
                <w:lang w:val="en-AE"/>
              </w:rPr>
              <w:t>Mechanism</w:t>
            </w:r>
            <w:r>
              <w:rPr>
                <w:noProof/>
                <w:webHidden/>
              </w:rPr>
              <w:tab/>
            </w:r>
            <w:r>
              <w:rPr>
                <w:noProof/>
                <w:webHidden/>
              </w:rPr>
              <w:fldChar w:fldCharType="begin"/>
            </w:r>
            <w:r>
              <w:rPr>
                <w:noProof/>
                <w:webHidden/>
              </w:rPr>
              <w:instrText xml:space="preserve"> PAGEREF _Toc215823003 \h </w:instrText>
            </w:r>
            <w:r>
              <w:rPr>
                <w:noProof/>
                <w:webHidden/>
              </w:rPr>
            </w:r>
            <w:r>
              <w:rPr>
                <w:noProof/>
                <w:webHidden/>
              </w:rPr>
              <w:fldChar w:fldCharType="separate"/>
            </w:r>
            <w:r w:rsidR="0009025D">
              <w:rPr>
                <w:noProof/>
                <w:webHidden/>
              </w:rPr>
              <w:t>29</w:t>
            </w:r>
            <w:r>
              <w:rPr>
                <w:noProof/>
                <w:webHidden/>
              </w:rPr>
              <w:fldChar w:fldCharType="end"/>
            </w:r>
          </w:hyperlink>
        </w:p>
        <w:p w14:paraId="1BBC449F" w14:textId="6E0022F1" w:rsidR="002B0B67" w:rsidRDefault="002B0B67">
          <w:pPr>
            <w:pStyle w:val="TOC2"/>
            <w:tabs>
              <w:tab w:val="right" w:leader="dot" w:pos="9344"/>
            </w:tabs>
            <w:rPr>
              <w:rFonts w:eastAsiaTheme="minorEastAsia"/>
              <w:b w:val="0"/>
              <w:noProof/>
              <w:sz w:val="24"/>
              <w:szCs w:val="24"/>
              <w:lang w:val="en-US"/>
            </w:rPr>
          </w:pPr>
          <w:hyperlink w:anchor="_Toc215823004" w:history="1">
            <w:r w:rsidRPr="001B61F0">
              <w:rPr>
                <w:rStyle w:val="Hyperlink"/>
                <w:rFonts w:asciiTheme="majorBidi" w:hAnsiTheme="majorBidi"/>
                <w:bCs/>
                <w:noProof/>
                <w:lang w:val="en-AE"/>
              </w:rPr>
              <w:t>Points of strength</w:t>
            </w:r>
            <w:r>
              <w:rPr>
                <w:noProof/>
                <w:webHidden/>
              </w:rPr>
              <w:tab/>
            </w:r>
            <w:r>
              <w:rPr>
                <w:noProof/>
                <w:webHidden/>
              </w:rPr>
              <w:fldChar w:fldCharType="begin"/>
            </w:r>
            <w:r>
              <w:rPr>
                <w:noProof/>
                <w:webHidden/>
              </w:rPr>
              <w:instrText xml:space="preserve"> PAGEREF _Toc215823004 \h </w:instrText>
            </w:r>
            <w:r>
              <w:rPr>
                <w:noProof/>
                <w:webHidden/>
              </w:rPr>
            </w:r>
            <w:r>
              <w:rPr>
                <w:noProof/>
                <w:webHidden/>
              </w:rPr>
              <w:fldChar w:fldCharType="separate"/>
            </w:r>
            <w:r w:rsidR="0009025D">
              <w:rPr>
                <w:noProof/>
                <w:webHidden/>
              </w:rPr>
              <w:t>31</w:t>
            </w:r>
            <w:r>
              <w:rPr>
                <w:noProof/>
                <w:webHidden/>
              </w:rPr>
              <w:fldChar w:fldCharType="end"/>
            </w:r>
          </w:hyperlink>
        </w:p>
        <w:p w14:paraId="20A155EA" w14:textId="19958F1B" w:rsidR="002B0B67" w:rsidRDefault="002B0B67">
          <w:pPr>
            <w:pStyle w:val="TOC2"/>
            <w:tabs>
              <w:tab w:val="right" w:leader="dot" w:pos="9344"/>
            </w:tabs>
            <w:rPr>
              <w:rFonts w:eastAsiaTheme="minorEastAsia"/>
              <w:b w:val="0"/>
              <w:noProof/>
              <w:sz w:val="24"/>
              <w:szCs w:val="24"/>
              <w:lang w:val="en-US"/>
            </w:rPr>
          </w:pPr>
          <w:hyperlink w:anchor="_Toc215823005" w:history="1">
            <w:r w:rsidRPr="001B61F0">
              <w:rPr>
                <w:rStyle w:val="Hyperlink"/>
                <w:rFonts w:asciiTheme="majorBidi" w:hAnsiTheme="majorBidi"/>
                <w:bCs/>
                <w:noProof/>
                <w:lang w:val="en-AE"/>
              </w:rPr>
              <w:t>Points of weakness</w:t>
            </w:r>
            <w:r>
              <w:rPr>
                <w:noProof/>
                <w:webHidden/>
              </w:rPr>
              <w:tab/>
            </w:r>
            <w:r>
              <w:rPr>
                <w:noProof/>
                <w:webHidden/>
              </w:rPr>
              <w:fldChar w:fldCharType="begin"/>
            </w:r>
            <w:r>
              <w:rPr>
                <w:noProof/>
                <w:webHidden/>
              </w:rPr>
              <w:instrText xml:space="preserve"> PAGEREF _Toc215823005 \h </w:instrText>
            </w:r>
            <w:r>
              <w:rPr>
                <w:noProof/>
                <w:webHidden/>
              </w:rPr>
            </w:r>
            <w:r>
              <w:rPr>
                <w:noProof/>
                <w:webHidden/>
              </w:rPr>
              <w:fldChar w:fldCharType="separate"/>
            </w:r>
            <w:r w:rsidR="0009025D">
              <w:rPr>
                <w:noProof/>
                <w:webHidden/>
              </w:rPr>
              <w:t>33</w:t>
            </w:r>
            <w:r>
              <w:rPr>
                <w:noProof/>
                <w:webHidden/>
              </w:rPr>
              <w:fldChar w:fldCharType="end"/>
            </w:r>
          </w:hyperlink>
        </w:p>
        <w:p w14:paraId="6869B6CA" w14:textId="223EE163" w:rsidR="002B0B67" w:rsidRDefault="002B0B67">
          <w:pPr>
            <w:pStyle w:val="TOC1"/>
            <w:tabs>
              <w:tab w:val="right" w:leader="dot" w:pos="9344"/>
            </w:tabs>
            <w:rPr>
              <w:rFonts w:eastAsiaTheme="minorEastAsia"/>
              <w:b w:val="0"/>
              <w:noProof/>
              <w:lang w:val="en-US"/>
            </w:rPr>
          </w:pPr>
          <w:hyperlink w:anchor="_Toc215823006" w:history="1">
            <w:r w:rsidRPr="001B61F0">
              <w:rPr>
                <w:rStyle w:val="Hyperlink"/>
                <w:rFonts w:asciiTheme="majorBidi" w:hAnsiTheme="majorBidi"/>
                <w:bCs/>
                <w:noProof/>
                <w:lang w:val="en-US"/>
              </w:rPr>
              <w:t>The CIRTA Traffic Management System</w:t>
            </w:r>
            <w:r>
              <w:rPr>
                <w:noProof/>
                <w:webHidden/>
              </w:rPr>
              <w:tab/>
            </w:r>
            <w:r>
              <w:rPr>
                <w:noProof/>
                <w:webHidden/>
              </w:rPr>
              <w:fldChar w:fldCharType="begin"/>
            </w:r>
            <w:r>
              <w:rPr>
                <w:noProof/>
                <w:webHidden/>
              </w:rPr>
              <w:instrText xml:space="preserve"> PAGEREF _Toc215823006 \h </w:instrText>
            </w:r>
            <w:r>
              <w:rPr>
                <w:noProof/>
                <w:webHidden/>
              </w:rPr>
            </w:r>
            <w:r>
              <w:rPr>
                <w:noProof/>
                <w:webHidden/>
              </w:rPr>
              <w:fldChar w:fldCharType="separate"/>
            </w:r>
            <w:r w:rsidR="0009025D">
              <w:rPr>
                <w:noProof/>
                <w:webHidden/>
              </w:rPr>
              <w:t>35</w:t>
            </w:r>
            <w:r>
              <w:rPr>
                <w:noProof/>
                <w:webHidden/>
              </w:rPr>
              <w:fldChar w:fldCharType="end"/>
            </w:r>
          </w:hyperlink>
        </w:p>
        <w:p w14:paraId="3A9659D8" w14:textId="3B6B7224" w:rsidR="002B0B67" w:rsidRDefault="002B0B67">
          <w:pPr>
            <w:pStyle w:val="TOC3"/>
            <w:tabs>
              <w:tab w:val="right" w:leader="dot" w:pos="9344"/>
            </w:tabs>
            <w:rPr>
              <w:rFonts w:eastAsiaTheme="minorEastAsia"/>
              <w:noProof/>
              <w:sz w:val="24"/>
              <w:szCs w:val="24"/>
              <w:lang w:val="en-US"/>
            </w:rPr>
          </w:pPr>
          <w:hyperlink w:anchor="_Toc215823007" w:history="1">
            <w:r w:rsidRPr="001B61F0">
              <w:rPr>
                <w:rStyle w:val="Hyperlink"/>
                <w:rFonts w:cs="Times New Roman"/>
                <w:b/>
                <w:noProof/>
                <w:lang w:val="en-AE" w:bidi="ar-EG"/>
              </w:rPr>
              <w:t>Mechanism</w:t>
            </w:r>
            <w:r>
              <w:rPr>
                <w:noProof/>
                <w:webHidden/>
              </w:rPr>
              <w:tab/>
            </w:r>
            <w:r>
              <w:rPr>
                <w:noProof/>
                <w:webHidden/>
              </w:rPr>
              <w:fldChar w:fldCharType="begin"/>
            </w:r>
            <w:r>
              <w:rPr>
                <w:noProof/>
                <w:webHidden/>
              </w:rPr>
              <w:instrText xml:space="preserve"> PAGEREF _Toc215823007 \h </w:instrText>
            </w:r>
            <w:r>
              <w:rPr>
                <w:noProof/>
                <w:webHidden/>
              </w:rPr>
            </w:r>
            <w:r>
              <w:rPr>
                <w:noProof/>
                <w:webHidden/>
              </w:rPr>
              <w:fldChar w:fldCharType="separate"/>
            </w:r>
            <w:r w:rsidR="0009025D">
              <w:rPr>
                <w:noProof/>
                <w:webHidden/>
              </w:rPr>
              <w:t>36</w:t>
            </w:r>
            <w:r>
              <w:rPr>
                <w:noProof/>
                <w:webHidden/>
              </w:rPr>
              <w:fldChar w:fldCharType="end"/>
            </w:r>
          </w:hyperlink>
        </w:p>
        <w:p w14:paraId="350193FA" w14:textId="2FF8209F" w:rsidR="002B0B67" w:rsidRDefault="002B0B67">
          <w:pPr>
            <w:pStyle w:val="TOC3"/>
            <w:tabs>
              <w:tab w:val="right" w:leader="dot" w:pos="9344"/>
            </w:tabs>
            <w:rPr>
              <w:rFonts w:eastAsiaTheme="minorEastAsia"/>
              <w:noProof/>
              <w:sz w:val="24"/>
              <w:szCs w:val="24"/>
              <w:lang w:val="en-US"/>
            </w:rPr>
          </w:pPr>
          <w:hyperlink w:anchor="_Toc215823008" w:history="1">
            <w:r w:rsidRPr="001B61F0">
              <w:rPr>
                <w:rStyle w:val="Hyperlink"/>
                <w:rFonts w:cs="Times New Roman"/>
                <w:b/>
                <w:noProof/>
                <w:lang w:val="en-AE" w:bidi="ar-EG"/>
              </w:rPr>
              <w:t>Points of strength</w:t>
            </w:r>
            <w:r>
              <w:rPr>
                <w:noProof/>
                <w:webHidden/>
              </w:rPr>
              <w:tab/>
            </w:r>
            <w:r>
              <w:rPr>
                <w:noProof/>
                <w:webHidden/>
              </w:rPr>
              <w:fldChar w:fldCharType="begin"/>
            </w:r>
            <w:r>
              <w:rPr>
                <w:noProof/>
                <w:webHidden/>
              </w:rPr>
              <w:instrText xml:space="preserve"> PAGEREF _Toc215823008 \h </w:instrText>
            </w:r>
            <w:r>
              <w:rPr>
                <w:noProof/>
                <w:webHidden/>
              </w:rPr>
            </w:r>
            <w:r>
              <w:rPr>
                <w:noProof/>
                <w:webHidden/>
              </w:rPr>
              <w:fldChar w:fldCharType="separate"/>
            </w:r>
            <w:r w:rsidR="0009025D">
              <w:rPr>
                <w:noProof/>
                <w:webHidden/>
              </w:rPr>
              <w:t>37</w:t>
            </w:r>
            <w:r>
              <w:rPr>
                <w:noProof/>
                <w:webHidden/>
              </w:rPr>
              <w:fldChar w:fldCharType="end"/>
            </w:r>
          </w:hyperlink>
        </w:p>
        <w:p w14:paraId="1896B5DD" w14:textId="1ED2E9F2" w:rsidR="002B0B67" w:rsidRDefault="002B0B67">
          <w:pPr>
            <w:pStyle w:val="TOC3"/>
            <w:tabs>
              <w:tab w:val="right" w:leader="dot" w:pos="9344"/>
            </w:tabs>
            <w:rPr>
              <w:rFonts w:eastAsiaTheme="minorEastAsia"/>
              <w:noProof/>
              <w:sz w:val="24"/>
              <w:szCs w:val="24"/>
              <w:lang w:val="en-US"/>
            </w:rPr>
          </w:pPr>
          <w:hyperlink w:anchor="_Toc215823009" w:history="1">
            <w:r w:rsidRPr="001B61F0">
              <w:rPr>
                <w:rStyle w:val="Hyperlink"/>
                <w:rFonts w:cs="Times New Roman"/>
                <w:b/>
                <w:noProof/>
                <w:lang w:val="en-AE" w:bidi="ar-EG"/>
              </w:rPr>
              <w:t>Points of Weakness</w:t>
            </w:r>
            <w:r>
              <w:rPr>
                <w:noProof/>
                <w:webHidden/>
              </w:rPr>
              <w:tab/>
            </w:r>
            <w:r>
              <w:rPr>
                <w:noProof/>
                <w:webHidden/>
              </w:rPr>
              <w:fldChar w:fldCharType="begin"/>
            </w:r>
            <w:r>
              <w:rPr>
                <w:noProof/>
                <w:webHidden/>
              </w:rPr>
              <w:instrText xml:space="preserve"> PAGEREF _Toc215823009 \h </w:instrText>
            </w:r>
            <w:r>
              <w:rPr>
                <w:noProof/>
                <w:webHidden/>
              </w:rPr>
            </w:r>
            <w:r>
              <w:rPr>
                <w:noProof/>
                <w:webHidden/>
              </w:rPr>
              <w:fldChar w:fldCharType="separate"/>
            </w:r>
            <w:r w:rsidR="0009025D">
              <w:rPr>
                <w:noProof/>
                <w:webHidden/>
              </w:rPr>
              <w:t>39</w:t>
            </w:r>
            <w:r>
              <w:rPr>
                <w:noProof/>
                <w:webHidden/>
              </w:rPr>
              <w:fldChar w:fldCharType="end"/>
            </w:r>
          </w:hyperlink>
        </w:p>
        <w:p w14:paraId="68CBA32B" w14:textId="01081BAF" w:rsidR="002B0B67" w:rsidRDefault="002B0B67">
          <w:pPr>
            <w:pStyle w:val="TOC1"/>
            <w:tabs>
              <w:tab w:val="right" w:leader="dot" w:pos="9344"/>
            </w:tabs>
            <w:rPr>
              <w:rFonts w:eastAsiaTheme="minorEastAsia"/>
              <w:b w:val="0"/>
              <w:noProof/>
              <w:lang w:val="en-US"/>
            </w:rPr>
          </w:pPr>
          <w:hyperlink w:anchor="_Toc215823010" w:history="1">
            <w:r w:rsidRPr="001B61F0">
              <w:rPr>
                <w:rStyle w:val="Hyperlink"/>
                <w:rFonts w:asciiTheme="majorBidi" w:hAnsiTheme="majorBidi"/>
                <w:bCs/>
                <w:noProof/>
                <w:lang w:val="en-US"/>
              </w:rPr>
              <w:t>Ramp Metering (Specific Model: Los Angeles, California Freeway System)</w:t>
            </w:r>
            <w:r>
              <w:rPr>
                <w:noProof/>
                <w:webHidden/>
              </w:rPr>
              <w:tab/>
            </w:r>
            <w:r>
              <w:rPr>
                <w:noProof/>
                <w:webHidden/>
              </w:rPr>
              <w:fldChar w:fldCharType="begin"/>
            </w:r>
            <w:r>
              <w:rPr>
                <w:noProof/>
                <w:webHidden/>
              </w:rPr>
              <w:instrText xml:space="preserve"> PAGEREF _Toc215823010 \h </w:instrText>
            </w:r>
            <w:r>
              <w:rPr>
                <w:noProof/>
                <w:webHidden/>
              </w:rPr>
            </w:r>
            <w:r>
              <w:rPr>
                <w:noProof/>
                <w:webHidden/>
              </w:rPr>
              <w:fldChar w:fldCharType="separate"/>
            </w:r>
            <w:r w:rsidR="0009025D">
              <w:rPr>
                <w:noProof/>
                <w:webHidden/>
              </w:rPr>
              <w:t>41</w:t>
            </w:r>
            <w:r>
              <w:rPr>
                <w:noProof/>
                <w:webHidden/>
              </w:rPr>
              <w:fldChar w:fldCharType="end"/>
            </w:r>
          </w:hyperlink>
        </w:p>
        <w:p w14:paraId="673F9830" w14:textId="31E356EB" w:rsidR="002B0B67" w:rsidRDefault="002B0B67">
          <w:pPr>
            <w:pStyle w:val="TOC3"/>
            <w:tabs>
              <w:tab w:val="right" w:leader="dot" w:pos="9344"/>
            </w:tabs>
            <w:rPr>
              <w:rFonts w:eastAsiaTheme="minorEastAsia"/>
              <w:noProof/>
              <w:sz w:val="24"/>
              <w:szCs w:val="24"/>
              <w:lang w:val="en-US"/>
            </w:rPr>
          </w:pPr>
          <w:hyperlink w:anchor="_Toc215823011" w:history="1">
            <w:r w:rsidRPr="001B61F0">
              <w:rPr>
                <w:rStyle w:val="Hyperlink"/>
                <w:rFonts w:cs="Times New Roman"/>
                <w:b/>
                <w:bCs/>
                <w:noProof/>
                <w:lang w:val="en-AE" w:bidi="ar-EG"/>
              </w:rPr>
              <w:t>Mechanism</w:t>
            </w:r>
            <w:r>
              <w:rPr>
                <w:noProof/>
                <w:webHidden/>
              </w:rPr>
              <w:tab/>
            </w:r>
            <w:r>
              <w:rPr>
                <w:noProof/>
                <w:webHidden/>
              </w:rPr>
              <w:fldChar w:fldCharType="begin"/>
            </w:r>
            <w:r>
              <w:rPr>
                <w:noProof/>
                <w:webHidden/>
              </w:rPr>
              <w:instrText xml:space="preserve"> PAGEREF _Toc215823011 \h </w:instrText>
            </w:r>
            <w:r>
              <w:rPr>
                <w:noProof/>
                <w:webHidden/>
              </w:rPr>
            </w:r>
            <w:r>
              <w:rPr>
                <w:noProof/>
                <w:webHidden/>
              </w:rPr>
              <w:fldChar w:fldCharType="separate"/>
            </w:r>
            <w:r w:rsidR="0009025D">
              <w:rPr>
                <w:noProof/>
                <w:webHidden/>
              </w:rPr>
              <w:t>41</w:t>
            </w:r>
            <w:r>
              <w:rPr>
                <w:noProof/>
                <w:webHidden/>
              </w:rPr>
              <w:fldChar w:fldCharType="end"/>
            </w:r>
          </w:hyperlink>
        </w:p>
        <w:p w14:paraId="0DBE550A" w14:textId="4AC703F2" w:rsidR="002B0B67" w:rsidRDefault="002B0B67">
          <w:pPr>
            <w:pStyle w:val="TOC3"/>
            <w:tabs>
              <w:tab w:val="right" w:leader="dot" w:pos="9344"/>
            </w:tabs>
            <w:rPr>
              <w:rFonts w:eastAsiaTheme="minorEastAsia"/>
              <w:noProof/>
              <w:sz w:val="24"/>
              <w:szCs w:val="24"/>
              <w:lang w:val="en-US"/>
            </w:rPr>
          </w:pPr>
          <w:hyperlink w:anchor="_Toc215823012" w:history="1">
            <w:r w:rsidRPr="001B61F0">
              <w:rPr>
                <w:rStyle w:val="Hyperlink"/>
                <w:rFonts w:cs="Times New Roman"/>
                <w:b/>
                <w:bCs/>
                <w:noProof/>
                <w:lang w:val="en-AE" w:bidi="ar-EG"/>
              </w:rPr>
              <w:t>Points of strength</w:t>
            </w:r>
            <w:r>
              <w:rPr>
                <w:noProof/>
                <w:webHidden/>
              </w:rPr>
              <w:tab/>
            </w:r>
            <w:r>
              <w:rPr>
                <w:noProof/>
                <w:webHidden/>
              </w:rPr>
              <w:fldChar w:fldCharType="begin"/>
            </w:r>
            <w:r>
              <w:rPr>
                <w:noProof/>
                <w:webHidden/>
              </w:rPr>
              <w:instrText xml:space="preserve"> PAGEREF _Toc215823012 \h </w:instrText>
            </w:r>
            <w:r>
              <w:rPr>
                <w:noProof/>
                <w:webHidden/>
              </w:rPr>
            </w:r>
            <w:r>
              <w:rPr>
                <w:noProof/>
                <w:webHidden/>
              </w:rPr>
              <w:fldChar w:fldCharType="separate"/>
            </w:r>
            <w:r w:rsidR="0009025D">
              <w:rPr>
                <w:noProof/>
                <w:webHidden/>
              </w:rPr>
              <w:t>43</w:t>
            </w:r>
            <w:r>
              <w:rPr>
                <w:noProof/>
                <w:webHidden/>
              </w:rPr>
              <w:fldChar w:fldCharType="end"/>
            </w:r>
          </w:hyperlink>
        </w:p>
        <w:p w14:paraId="59D10DD0" w14:textId="2A037C8A" w:rsidR="002B0B67" w:rsidRDefault="002B0B67">
          <w:pPr>
            <w:pStyle w:val="TOC3"/>
            <w:tabs>
              <w:tab w:val="right" w:leader="dot" w:pos="9344"/>
            </w:tabs>
            <w:rPr>
              <w:rFonts w:eastAsiaTheme="minorEastAsia"/>
              <w:noProof/>
              <w:sz w:val="24"/>
              <w:szCs w:val="24"/>
              <w:lang w:val="en-US"/>
            </w:rPr>
          </w:pPr>
          <w:hyperlink w:anchor="_Toc215823013" w:history="1">
            <w:r w:rsidRPr="001B61F0">
              <w:rPr>
                <w:rStyle w:val="Hyperlink"/>
                <w:rFonts w:cs="Times New Roman"/>
                <w:b/>
                <w:bCs/>
                <w:noProof/>
                <w:lang w:val="en-AE" w:bidi="ar-EG"/>
              </w:rPr>
              <w:t>Points of Weakness</w:t>
            </w:r>
            <w:r>
              <w:rPr>
                <w:noProof/>
                <w:webHidden/>
              </w:rPr>
              <w:tab/>
            </w:r>
            <w:r>
              <w:rPr>
                <w:noProof/>
                <w:webHidden/>
              </w:rPr>
              <w:fldChar w:fldCharType="begin"/>
            </w:r>
            <w:r>
              <w:rPr>
                <w:noProof/>
                <w:webHidden/>
              </w:rPr>
              <w:instrText xml:space="preserve"> PAGEREF _Toc215823013 \h </w:instrText>
            </w:r>
            <w:r>
              <w:rPr>
                <w:noProof/>
                <w:webHidden/>
              </w:rPr>
            </w:r>
            <w:r>
              <w:rPr>
                <w:noProof/>
                <w:webHidden/>
              </w:rPr>
              <w:fldChar w:fldCharType="separate"/>
            </w:r>
            <w:r w:rsidR="0009025D">
              <w:rPr>
                <w:noProof/>
                <w:webHidden/>
              </w:rPr>
              <w:t>44</w:t>
            </w:r>
            <w:r>
              <w:rPr>
                <w:noProof/>
                <w:webHidden/>
              </w:rPr>
              <w:fldChar w:fldCharType="end"/>
            </w:r>
          </w:hyperlink>
        </w:p>
        <w:p w14:paraId="440BD2B5" w14:textId="03FD45C5" w:rsidR="002B0B67" w:rsidRDefault="002B0B67">
          <w:pPr>
            <w:pStyle w:val="TOC1"/>
            <w:tabs>
              <w:tab w:val="right" w:leader="dot" w:pos="9344"/>
            </w:tabs>
            <w:rPr>
              <w:rFonts w:eastAsiaTheme="minorEastAsia"/>
              <w:b w:val="0"/>
              <w:noProof/>
              <w:lang w:val="en-US"/>
            </w:rPr>
          </w:pPr>
          <w:hyperlink w:anchor="_Toc215823014" w:history="1">
            <w:r w:rsidRPr="001B61F0">
              <w:rPr>
                <w:rStyle w:val="Hyperlink"/>
                <w:rFonts w:ascii="Times New Roman" w:hAnsi="Times New Roman" w:cs="Times New Roman"/>
                <w:noProof/>
                <w:lang w:val="en-AE"/>
              </w:rPr>
              <w:t>Research</w:t>
            </w:r>
            <w:r>
              <w:rPr>
                <w:noProof/>
                <w:webHidden/>
              </w:rPr>
              <w:tab/>
            </w:r>
            <w:r>
              <w:rPr>
                <w:noProof/>
                <w:webHidden/>
              </w:rPr>
              <w:fldChar w:fldCharType="begin"/>
            </w:r>
            <w:r>
              <w:rPr>
                <w:noProof/>
                <w:webHidden/>
              </w:rPr>
              <w:instrText xml:space="preserve"> PAGEREF _Toc215823014 \h </w:instrText>
            </w:r>
            <w:r>
              <w:rPr>
                <w:noProof/>
                <w:webHidden/>
              </w:rPr>
            </w:r>
            <w:r>
              <w:rPr>
                <w:noProof/>
                <w:webHidden/>
              </w:rPr>
              <w:fldChar w:fldCharType="separate"/>
            </w:r>
            <w:r w:rsidR="0009025D">
              <w:rPr>
                <w:noProof/>
                <w:webHidden/>
              </w:rPr>
              <w:t>46</w:t>
            </w:r>
            <w:r>
              <w:rPr>
                <w:noProof/>
                <w:webHidden/>
              </w:rPr>
              <w:fldChar w:fldCharType="end"/>
            </w:r>
          </w:hyperlink>
        </w:p>
        <w:p w14:paraId="149F440C" w14:textId="57C6CCBC" w:rsidR="002B0B67" w:rsidRDefault="002B0B67">
          <w:pPr>
            <w:pStyle w:val="TOC1"/>
            <w:tabs>
              <w:tab w:val="right" w:leader="dot" w:pos="9344"/>
            </w:tabs>
            <w:rPr>
              <w:rFonts w:eastAsiaTheme="minorEastAsia"/>
              <w:b w:val="0"/>
              <w:noProof/>
              <w:lang w:val="en-US"/>
            </w:rPr>
          </w:pPr>
          <w:hyperlink w:anchor="_Toc215823015" w:history="1">
            <w:r w:rsidRPr="001B61F0">
              <w:rPr>
                <w:rStyle w:val="Hyperlink"/>
                <w:rFonts w:ascii="Times New Roman" w:hAnsi="Times New Roman" w:cs="Times New Roman"/>
                <w:noProof/>
                <w:lang w:val="en-AE"/>
              </w:rPr>
              <w:t>Topics related to the problem</w:t>
            </w:r>
            <w:r>
              <w:rPr>
                <w:noProof/>
                <w:webHidden/>
              </w:rPr>
              <w:tab/>
            </w:r>
            <w:r>
              <w:rPr>
                <w:noProof/>
                <w:webHidden/>
              </w:rPr>
              <w:fldChar w:fldCharType="begin"/>
            </w:r>
            <w:r>
              <w:rPr>
                <w:noProof/>
                <w:webHidden/>
              </w:rPr>
              <w:instrText xml:space="preserve"> PAGEREF _Toc215823015 \h </w:instrText>
            </w:r>
            <w:r>
              <w:rPr>
                <w:noProof/>
                <w:webHidden/>
              </w:rPr>
            </w:r>
            <w:r>
              <w:rPr>
                <w:noProof/>
                <w:webHidden/>
              </w:rPr>
              <w:fldChar w:fldCharType="separate"/>
            </w:r>
            <w:r w:rsidR="0009025D">
              <w:rPr>
                <w:noProof/>
                <w:webHidden/>
              </w:rPr>
              <w:t>47</w:t>
            </w:r>
            <w:r>
              <w:rPr>
                <w:noProof/>
                <w:webHidden/>
              </w:rPr>
              <w:fldChar w:fldCharType="end"/>
            </w:r>
          </w:hyperlink>
        </w:p>
        <w:p w14:paraId="3D022F1D" w14:textId="74F99A17" w:rsidR="002B0B67" w:rsidRDefault="002B0B67">
          <w:pPr>
            <w:pStyle w:val="TOC1"/>
            <w:tabs>
              <w:tab w:val="right" w:leader="dot" w:pos="9344"/>
            </w:tabs>
            <w:rPr>
              <w:rFonts w:eastAsiaTheme="minorEastAsia"/>
              <w:b w:val="0"/>
              <w:noProof/>
              <w:lang w:val="en-US"/>
            </w:rPr>
          </w:pPr>
          <w:hyperlink w:anchor="_Toc215823016" w:history="1">
            <w:r w:rsidRPr="001B61F0">
              <w:rPr>
                <w:rStyle w:val="Hyperlink"/>
                <w:rFonts w:ascii="Times New Roman" w:hAnsi="Times New Roman" w:cs="Times New Roman"/>
                <w:noProof/>
                <w:lang w:val="en-AE"/>
              </w:rPr>
              <w:t>Topic Related to the Solution</w:t>
            </w:r>
            <w:r>
              <w:rPr>
                <w:noProof/>
                <w:webHidden/>
              </w:rPr>
              <w:tab/>
            </w:r>
            <w:r>
              <w:rPr>
                <w:noProof/>
                <w:webHidden/>
              </w:rPr>
              <w:fldChar w:fldCharType="begin"/>
            </w:r>
            <w:r>
              <w:rPr>
                <w:noProof/>
                <w:webHidden/>
              </w:rPr>
              <w:instrText xml:space="preserve"> PAGEREF _Toc215823016 \h </w:instrText>
            </w:r>
            <w:r>
              <w:rPr>
                <w:noProof/>
                <w:webHidden/>
              </w:rPr>
            </w:r>
            <w:r>
              <w:rPr>
                <w:noProof/>
                <w:webHidden/>
              </w:rPr>
              <w:fldChar w:fldCharType="separate"/>
            </w:r>
            <w:r w:rsidR="0009025D">
              <w:rPr>
                <w:noProof/>
                <w:webHidden/>
              </w:rPr>
              <w:t>48</w:t>
            </w:r>
            <w:r>
              <w:rPr>
                <w:noProof/>
                <w:webHidden/>
              </w:rPr>
              <w:fldChar w:fldCharType="end"/>
            </w:r>
          </w:hyperlink>
        </w:p>
        <w:p w14:paraId="17D65290" w14:textId="628EC372" w:rsidR="002B0B67" w:rsidRDefault="002B0B67">
          <w:pPr>
            <w:pStyle w:val="TOC1"/>
            <w:tabs>
              <w:tab w:val="right" w:leader="dot" w:pos="9344"/>
            </w:tabs>
            <w:rPr>
              <w:rFonts w:eastAsiaTheme="minorEastAsia"/>
              <w:b w:val="0"/>
              <w:noProof/>
              <w:lang w:val="en-US"/>
            </w:rPr>
          </w:pPr>
          <w:hyperlink w:anchor="_Toc215823017" w:history="1">
            <w:r w:rsidRPr="001B61F0">
              <w:rPr>
                <w:rStyle w:val="Hyperlink"/>
                <w:rFonts w:ascii="Times New Roman" w:hAnsi="Times New Roman" w:cs="Times New Roman"/>
                <w:noProof/>
                <w:lang w:val="en-AE" w:bidi="ar-EG"/>
              </w:rPr>
              <w:t>Chapter 2:  Generating and defending a solution</w:t>
            </w:r>
            <w:r>
              <w:rPr>
                <w:noProof/>
                <w:webHidden/>
              </w:rPr>
              <w:tab/>
            </w:r>
            <w:r>
              <w:rPr>
                <w:noProof/>
                <w:webHidden/>
              </w:rPr>
              <w:fldChar w:fldCharType="begin"/>
            </w:r>
            <w:r>
              <w:rPr>
                <w:noProof/>
                <w:webHidden/>
              </w:rPr>
              <w:instrText xml:space="preserve"> PAGEREF _Toc215823017 \h </w:instrText>
            </w:r>
            <w:r>
              <w:rPr>
                <w:noProof/>
                <w:webHidden/>
              </w:rPr>
            </w:r>
            <w:r>
              <w:rPr>
                <w:noProof/>
                <w:webHidden/>
              </w:rPr>
              <w:fldChar w:fldCharType="separate"/>
            </w:r>
            <w:r w:rsidR="0009025D">
              <w:rPr>
                <w:noProof/>
                <w:webHidden/>
              </w:rPr>
              <w:t>50</w:t>
            </w:r>
            <w:r>
              <w:rPr>
                <w:noProof/>
                <w:webHidden/>
              </w:rPr>
              <w:fldChar w:fldCharType="end"/>
            </w:r>
          </w:hyperlink>
        </w:p>
        <w:p w14:paraId="142A2ECA" w14:textId="2CC34EAC" w:rsidR="002B0B67" w:rsidRDefault="002B0B67">
          <w:pPr>
            <w:pStyle w:val="TOC1"/>
            <w:tabs>
              <w:tab w:val="right" w:leader="dot" w:pos="9344"/>
            </w:tabs>
            <w:rPr>
              <w:rFonts w:eastAsiaTheme="minorEastAsia"/>
              <w:b w:val="0"/>
              <w:noProof/>
              <w:lang w:val="en-US"/>
            </w:rPr>
          </w:pPr>
          <w:hyperlink w:anchor="_Toc215823018" w:history="1">
            <w:r w:rsidRPr="001B61F0">
              <w:rPr>
                <w:rStyle w:val="Hyperlink"/>
                <w:rFonts w:ascii="Times New Roman" w:hAnsi="Times New Roman" w:cs="Times New Roman"/>
                <w:bCs/>
                <w:noProof/>
                <w:lang w:val="en-AE" w:bidi="ar-EG"/>
              </w:rPr>
              <w:t>Design requirements</w:t>
            </w:r>
            <w:r>
              <w:rPr>
                <w:noProof/>
                <w:webHidden/>
              </w:rPr>
              <w:tab/>
            </w:r>
            <w:r>
              <w:rPr>
                <w:noProof/>
                <w:webHidden/>
              </w:rPr>
              <w:fldChar w:fldCharType="begin"/>
            </w:r>
            <w:r>
              <w:rPr>
                <w:noProof/>
                <w:webHidden/>
              </w:rPr>
              <w:instrText xml:space="preserve"> PAGEREF _Toc215823018 \h </w:instrText>
            </w:r>
            <w:r>
              <w:rPr>
                <w:noProof/>
                <w:webHidden/>
              </w:rPr>
            </w:r>
            <w:r>
              <w:rPr>
                <w:noProof/>
                <w:webHidden/>
              </w:rPr>
              <w:fldChar w:fldCharType="separate"/>
            </w:r>
            <w:r w:rsidR="0009025D">
              <w:rPr>
                <w:noProof/>
                <w:webHidden/>
              </w:rPr>
              <w:t>51</w:t>
            </w:r>
            <w:r>
              <w:rPr>
                <w:noProof/>
                <w:webHidden/>
              </w:rPr>
              <w:fldChar w:fldCharType="end"/>
            </w:r>
          </w:hyperlink>
        </w:p>
        <w:p w14:paraId="3151B202" w14:textId="3AF249C8" w:rsidR="002B0B67" w:rsidRDefault="002B0B67">
          <w:pPr>
            <w:pStyle w:val="TOC1"/>
            <w:tabs>
              <w:tab w:val="right" w:leader="dot" w:pos="9344"/>
            </w:tabs>
            <w:rPr>
              <w:rFonts w:eastAsiaTheme="minorEastAsia"/>
              <w:b w:val="0"/>
              <w:noProof/>
              <w:lang w:val="en-US"/>
            </w:rPr>
          </w:pPr>
          <w:hyperlink w:anchor="_Toc215823019" w:history="1">
            <w:r w:rsidRPr="001B61F0">
              <w:rPr>
                <w:rStyle w:val="Hyperlink"/>
                <w:rFonts w:ascii="Times New Roman" w:hAnsi="Times New Roman" w:cs="Times New Roman"/>
                <w:bCs/>
                <w:noProof/>
                <w:lang w:val="en-AE" w:bidi="ar-EG"/>
              </w:rPr>
              <w:t>Solution requirements</w:t>
            </w:r>
            <w:r>
              <w:rPr>
                <w:noProof/>
                <w:webHidden/>
              </w:rPr>
              <w:tab/>
            </w:r>
            <w:r>
              <w:rPr>
                <w:noProof/>
                <w:webHidden/>
              </w:rPr>
              <w:fldChar w:fldCharType="begin"/>
            </w:r>
            <w:r>
              <w:rPr>
                <w:noProof/>
                <w:webHidden/>
              </w:rPr>
              <w:instrText xml:space="preserve"> PAGEREF _Toc215823019 \h </w:instrText>
            </w:r>
            <w:r>
              <w:rPr>
                <w:noProof/>
                <w:webHidden/>
              </w:rPr>
            </w:r>
            <w:r>
              <w:rPr>
                <w:noProof/>
                <w:webHidden/>
              </w:rPr>
              <w:fldChar w:fldCharType="separate"/>
            </w:r>
            <w:r w:rsidR="0009025D">
              <w:rPr>
                <w:noProof/>
                <w:webHidden/>
              </w:rPr>
              <w:t>53</w:t>
            </w:r>
            <w:r>
              <w:rPr>
                <w:noProof/>
                <w:webHidden/>
              </w:rPr>
              <w:fldChar w:fldCharType="end"/>
            </w:r>
          </w:hyperlink>
        </w:p>
        <w:p w14:paraId="2626BA2A" w14:textId="7578C39B" w:rsidR="002B0B67" w:rsidRDefault="002B0B67">
          <w:pPr>
            <w:pStyle w:val="TOC1"/>
            <w:tabs>
              <w:tab w:val="right" w:leader="dot" w:pos="9344"/>
            </w:tabs>
            <w:rPr>
              <w:rFonts w:eastAsiaTheme="minorEastAsia"/>
              <w:b w:val="0"/>
              <w:noProof/>
              <w:lang w:val="en-US"/>
            </w:rPr>
          </w:pPr>
          <w:hyperlink w:anchor="_Toc215823020" w:history="1">
            <w:r w:rsidRPr="001B61F0">
              <w:rPr>
                <w:rStyle w:val="Hyperlink"/>
                <w:rFonts w:ascii="Times New Roman" w:hAnsi="Times New Roman" w:cs="Times New Roman"/>
                <w:bCs/>
                <w:noProof/>
                <w:lang w:val="en-US" w:bidi="ar-EG"/>
              </w:rPr>
              <w:t>Selection of Solution</w:t>
            </w:r>
            <w:r>
              <w:rPr>
                <w:noProof/>
                <w:webHidden/>
              </w:rPr>
              <w:tab/>
            </w:r>
            <w:r>
              <w:rPr>
                <w:noProof/>
                <w:webHidden/>
              </w:rPr>
              <w:fldChar w:fldCharType="begin"/>
            </w:r>
            <w:r>
              <w:rPr>
                <w:noProof/>
                <w:webHidden/>
              </w:rPr>
              <w:instrText xml:space="preserve"> PAGEREF _Toc215823020 \h </w:instrText>
            </w:r>
            <w:r>
              <w:rPr>
                <w:noProof/>
                <w:webHidden/>
              </w:rPr>
            </w:r>
            <w:r>
              <w:rPr>
                <w:noProof/>
                <w:webHidden/>
              </w:rPr>
              <w:fldChar w:fldCharType="separate"/>
            </w:r>
            <w:r w:rsidR="0009025D">
              <w:rPr>
                <w:noProof/>
                <w:webHidden/>
              </w:rPr>
              <w:t>54</w:t>
            </w:r>
            <w:r>
              <w:rPr>
                <w:noProof/>
                <w:webHidden/>
              </w:rPr>
              <w:fldChar w:fldCharType="end"/>
            </w:r>
          </w:hyperlink>
        </w:p>
        <w:p w14:paraId="36C0A304" w14:textId="36F8B3FF" w:rsidR="002B0B67" w:rsidRDefault="002B0B67">
          <w:pPr>
            <w:pStyle w:val="TOC2"/>
            <w:tabs>
              <w:tab w:val="right" w:leader="dot" w:pos="9344"/>
            </w:tabs>
            <w:rPr>
              <w:rFonts w:eastAsiaTheme="minorEastAsia"/>
              <w:b w:val="0"/>
              <w:noProof/>
              <w:sz w:val="24"/>
              <w:szCs w:val="24"/>
              <w:lang w:val="en-US"/>
            </w:rPr>
          </w:pPr>
          <w:hyperlink w:anchor="_Toc215823021" w:history="1">
            <w:r w:rsidRPr="001B61F0">
              <w:rPr>
                <w:rStyle w:val="Hyperlink"/>
                <w:rFonts w:ascii="Times New Roman" w:hAnsi="Times New Roman" w:cs="Times New Roman"/>
                <w:bCs/>
                <w:noProof/>
                <w:lang w:val="en-US"/>
              </w:rPr>
              <w:t>Selection of Prototype</w:t>
            </w:r>
            <w:r>
              <w:rPr>
                <w:noProof/>
                <w:webHidden/>
              </w:rPr>
              <w:tab/>
            </w:r>
            <w:r>
              <w:rPr>
                <w:noProof/>
                <w:webHidden/>
              </w:rPr>
              <w:fldChar w:fldCharType="begin"/>
            </w:r>
            <w:r>
              <w:rPr>
                <w:noProof/>
                <w:webHidden/>
              </w:rPr>
              <w:instrText xml:space="preserve"> PAGEREF _Toc215823021 \h </w:instrText>
            </w:r>
            <w:r>
              <w:rPr>
                <w:noProof/>
                <w:webHidden/>
              </w:rPr>
            </w:r>
            <w:r>
              <w:rPr>
                <w:noProof/>
                <w:webHidden/>
              </w:rPr>
              <w:fldChar w:fldCharType="separate"/>
            </w:r>
            <w:r w:rsidR="0009025D">
              <w:rPr>
                <w:noProof/>
                <w:webHidden/>
              </w:rPr>
              <w:t>55</w:t>
            </w:r>
            <w:r>
              <w:rPr>
                <w:noProof/>
                <w:webHidden/>
              </w:rPr>
              <w:fldChar w:fldCharType="end"/>
            </w:r>
          </w:hyperlink>
        </w:p>
        <w:p w14:paraId="173AAE6B" w14:textId="6094B63A" w:rsidR="002B0B67" w:rsidRDefault="002B0B67">
          <w:pPr>
            <w:pStyle w:val="TOC1"/>
            <w:tabs>
              <w:tab w:val="right" w:leader="dot" w:pos="9344"/>
            </w:tabs>
            <w:rPr>
              <w:rFonts w:eastAsiaTheme="minorEastAsia"/>
              <w:b w:val="0"/>
              <w:noProof/>
              <w:lang w:val="en-US"/>
            </w:rPr>
          </w:pPr>
          <w:hyperlink w:anchor="_Toc215823022" w:history="1">
            <w:r w:rsidRPr="001B61F0">
              <w:rPr>
                <w:rStyle w:val="Hyperlink"/>
                <w:rFonts w:ascii="Times New Roman" w:eastAsia="Times New Roman" w:hAnsi="Times New Roman" w:cs="Times New Roman"/>
                <w:noProof/>
                <w:lang w:val="en-US"/>
              </w:rPr>
              <w:t>Chapter 3: Constructing and Testing a Prototype</w:t>
            </w:r>
            <w:r>
              <w:rPr>
                <w:noProof/>
                <w:webHidden/>
              </w:rPr>
              <w:tab/>
            </w:r>
            <w:r>
              <w:rPr>
                <w:noProof/>
                <w:webHidden/>
              </w:rPr>
              <w:fldChar w:fldCharType="begin"/>
            </w:r>
            <w:r>
              <w:rPr>
                <w:noProof/>
                <w:webHidden/>
              </w:rPr>
              <w:instrText xml:space="preserve"> PAGEREF _Toc215823022 \h </w:instrText>
            </w:r>
            <w:r>
              <w:rPr>
                <w:noProof/>
                <w:webHidden/>
              </w:rPr>
            </w:r>
            <w:r>
              <w:rPr>
                <w:noProof/>
                <w:webHidden/>
              </w:rPr>
              <w:fldChar w:fldCharType="separate"/>
            </w:r>
            <w:r w:rsidR="0009025D">
              <w:rPr>
                <w:noProof/>
                <w:webHidden/>
              </w:rPr>
              <w:t>57</w:t>
            </w:r>
            <w:r>
              <w:rPr>
                <w:noProof/>
                <w:webHidden/>
              </w:rPr>
              <w:fldChar w:fldCharType="end"/>
            </w:r>
          </w:hyperlink>
        </w:p>
        <w:p w14:paraId="4141E9CE" w14:textId="110F5CBF" w:rsidR="002B0B67" w:rsidRDefault="002B0B67">
          <w:pPr>
            <w:pStyle w:val="TOC2"/>
            <w:tabs>
              <w:tab w:val="right" w:leader="dot" w:pos="9344"/>
            </w:tabs>
            <w:rPr>
              <w:rFonts w:eastAsiaTheme="minorEastAsia"/>
              <w:b w:val="0"/>
              <w:noProof/>
              <w:sz w:val="24"/>
              <w:szCs w:val="24"/>
              <w:lang w:val="en-US"/>
            </w:rPr>
          </w:pPr>
          <w:hyperlink w:anchor="_Toc215823023" w:history="1">
            <w:r w:rsidRPr="001B61F0">
              <w:rPr>
                <w:rStyle w:val="Hyperlink"/>
                <w:rFonts w:ascii="Times New Roman" w:hAnsi="Times New Roman" w:cs="Times New Roman"/>
                <w:bCs/>
                <w:noProof/>
                <w:lang w:val="en-US"/>
              </w:rPr>
              <w:t>Materials</w:t>
            </w:r>
            <w:r>
              <w:rPr>
                <w:noProof/>
                <w:webHidden/>
              </w:rPr>
              <w:tab/>
            </w:r>
            <w:r>
              <w:rPr>
                <w:noProof/>
                <w:webHidden/>
              </w:rPr>
              <w:fldChar w:fldCharType="begin"/>
            </w:r>
            <w:r>
              <w:rPr>
                <w:noProof/>
                <w:webHidden/>
              </w:rPr>
              <w:instrText xml:space="preserve"> PAGEREF _Toc215823023 \h </w:instrText>
            </w:r>
            <w:r>
              <w:rPr>
                <w:noProof/>
                <w:webHidden/>
              </w:rPr>
            </w:r>
            <w:r>
              <w:rPr>
                <w:noProof/>
                <w:webHidden/>
              </w:rPr>
              <w:fldChar w:fldCharType="separate"/>
            </w:r>
            <w:r w:rsidR="0009025D">
              <w:rPr>
                <w:noProof/>
                <w:webHidden/>
              </w:rPr>
              <w:t>58</w:t>
            </w:r>
            <w:r>
              <w:rPr>
                <w:noProof/>
                <w:webHidden/>
              </w:rPr>
              <w:fldChar w:fldCharType="end"/>
            </w:r>
          </w:hyperlink>
        </w:p>
        <w:p w14:paraId="18B360C0" w14:textId="7C046E32" w:rsidR="002B0B67" w:rsidRDefault="002B0B67">
          <w:pPr>
            <w:pStyle w:val="TOC2"/>
            <w:tabs>
              <w:tab w:val="right" w:leader="dot" w:pos="9344"/>
            </w:tabs>
            <w:rPr>
              <w:rFonts w:eastAsiaTheme="minorEastAsia"/>
              <w:b w:val="0"/>
              <w:noProof/>
              <w:sz w:val="24"/>
              <w:szCs w:val="24"/>
              <w:lang w:val="en-US"/>
            </w:rPr>
          </w:pPr>
          <w:hyperlink w:anchor="_Toc215823024" w:history="1">
            <w:r w:rsidRPr="001B61F0">
              <w:rPr>
                <w:rStyle w:val="Hyperlink"/>
                <w:rFonts w:ascii="Times New Roman" w:hAnsi="Times New Roman" w:cs="Times New Roman"/>
                <w:bCs/>
                <w:noProof/>
                <w:lang w:val="en-US"/>
              </w:rPr>
              <w:t>Safety precautions</w:t>
            </w:r>
            <w:r>
              <w:rPr>
                <w:noProof/>
                <w:webHidden/>
              </w:rPr>
              <w:tab/>
            </w:r>
            <w:r>
              <w:rPr>
                <w:noProof/>
                <w:webHidden/>
              </w:rPr>
              <w:fldChar w:fldCharType="begin"/>
            </w:r>
            <w:r>
              <w:rPr>
                <w:noProof/>
                <w:webHidden/>
              </w:rPr>
              <w:instrText xml:space="preserve"> PAGEREF _Toc215823024 \h </w:instrText>
            </w:r>
            <w:r>
              <w:rPr>
                <w:noProof/>
                <w:webHidden/>
              </w:rPr>
            </w:r>
            <w:r>
              <w:rPr>
                <w:noProof/>
                <w:webHidden/>
              </w:rPr>
              <w:fldChar w:fldCharType="separate"/>
            </w:r>
            <w:r w:rsidR="0009025D">
              <w:rPr>
                <w:noProof/>
                <w:webHidden/>
              </w:rPr>
              <w:t>60</w:t>
            </w:r>
            <w:r>
              <w:rPr>
                <w:noProof/>
                <w:webHidden/>
              </w:rPr>
              <w:fldChar w:fldCharType="end"/>
            </w:r>
          </w:hyperlink>
        </w:p>
        <w:p w14:paraId="34936238" w14:textId="30506A29" w:rsidR="002B0B67" w:rsidRDefault="002B0B67">
          <w:pPr>
            <w:pStyle w:val="TOC2"/>
            <w:tabs>
              <w:tab w:val="right" w:leader="dot" w:pos="9344"/>
            </w:tabs>
            <w:rPr>
              <w:rFonts w:eastAsiaTheme="minorEastAsia"/>
              <w:b w:val="0"/>
              <w:noProof/>
              <w:sz w:val="24"/>
              <w:szCs w:val="24"/>
              <w:lang w:val="en-US"/>
            </w:rPr>
          </w:pPr>
          <w:hyperlink w:anchor="_Toc215823025" w:history="1">
            <w:r w:rsidRPr="001B61F0">
              <w:rPr>
                <w:rStyle w:val="Hyperlink"/>
                <w:rFonts w:ascii="Times New Roman" w:hAnsi="Times New Roman" w:cs="Times New Roman"/>
                <w:bCs/>
                <w:noProof/>
                <w:lang w:val="en-US"/>
              </w:rPr>
              <w:t>Methods</w:t>
            </w:r>
            <w:r>
              <w:rPr>
                <w:noProof/>
                <w:webHidden/>
              </w:rPr>
              <w:tab/>
            </w:r>
            <w:r>
              <w:rPr>
                <w:noProof/>
                <w:webHidden/>
              </w:rPr>
              <w:fldChar w:fldCharType="begin"/>
            </w:r>
            <w:r>
              <w:rPr>
                <w:noProof/>
                <w:webHidden/>
              </w:rPr>
              <w:instrText xml:space="preserve"> PAGEREF _Toc215823025 \h </w:instrText>
            </w:r>
            <w:r>
              <w:rPr>
                <w:noProof/>
                <w:webHidden/>
              </w:rPr>
            </w:r>
            <w:r>
              <w:rPr>
                <w:noProof/>
                <w:webHidden/>
              </w:rPr>
              <w:fldChar w:fldCharType="separate"/>
            </w:r>
            <w:r w:rsidR="0009025D">
              <w:rPr>
                <w:noProof/>
                <w:webHidden/>
              </w:rPr>
              <w:t>60</w:t>
            </w:r>
            <w:r>
              <w:rPr>
                <w:noProof/>
                <w:webHidden/>
              </w:rPr>
              <w:fldChar w:fldCharType="end"/>
            </w:r>
          </w:hyperlink>
        </w:p>
        <w:p w14:paraId="152BC83A" w14:textId="222C0BE2" w:rsidR="002B0B67" w:rsidRDefault="002B0B67">
          <w:pPr>
            <w:pStyle w:val="TOC2"/>
            <w:tabs>
              <w:tab w:val="right" w:leader="dot" w:pos="9344"/>
            </w:tabs>
            <w:rPr>
              <w:rFonts w:eastAsiaTheme="minorEastAsia"/>
              <w:b w:val="0"/>
              <w:noProof/>
              <w:sz w:val="24"/>
              <w:szCs w:val="24"/>
              <w:lang w:val="en-US"/>
            </w:rPr>
          </w:pPr>
          <w:hyperlink w:anchor="_Toc215823026" w:history="1">
            <w:r w:rsidRPr="001B61F0">
              <w:rPr>
                <w:rStyle w:val="Hyperlink"/>
                <w:rFonts w:ascii="Times New Roman" w:hAnsi="Times New Roman" w:cs="Times New Roman"/>
                <w:bCs/>
                <w:noProof/>
                <w:lang w:val="en-US"/>
              </w:rPr>
              <w:t>Design requirements</w:t>
            </w:r>
            <w:r>
              <w:rPr>
                <w:noProof/>
                <w:webHidden/>
              </w:rPr>
              <w:tab/>
            </w:r>
            <w:r>
              <w:rPr>
                <w:noProof/>
                <w:webHidden/>
              </w:rPr>
              <w:fldChar w:fldCharType="begin"/>
            </w:r>
            <w:r>
              <w:rPr>
                <w:noProof/>
                <w:webHidden/>
              </w:rPr>
              <w:instrText xml:space="preserve"> PAGEREF _Toc215823026 \h </w:instrText>
            </w:r>
            <w:r>
              <w:rPr>
                <w:noProof/>
                <w:webHidden/>
              </w:rPr>
            </w:r>
            <w:r>
              <w:rPr>
                <w:noProof/>
                <w:webHidden/>
              </w:rPr>
              <w:fldChar w:fldCharType="separate"/>
            </w:r>
            <w:r w:rsidR="0009025D">
              <w:rPr>
                <w:noProof/>
                <w:webHidden/>
              </w:rPr>
              <w:t>62</w:t>
            </w:r>
            <w:r>
              <w:rPr>
                <w:noProof/>
                <w:webHidden/>
              </w:rPr>
              <w:fldChar w:fldCharType="end"/>
            </w:r>
          </w:hyperlink>
        </w:p>
        <w:p w14:paraId="4BAD104B" w14:textId="72FC674A" w:rsidR="002B0B67" w:rsidRDefault="002B0B67">
          <w:pPr>
            <w:pStyle w:val="TOC2"/>
            <w:tabs>
              <w:tab w:val="right" w:leader="dot" w:pos="9344"/>
            </w:tabs>
            <w:rPr>
              <w:rFonts w:eastAsiaTheme="minorEastAsia"/>
              <w:b w:val="0"/>
              <w:noProof/>
              <w:sz w:val="24"/>
              <w:szCs w:val="24"/>
              <w:lang w:val="en-US"/>
            </w:rPr>
          </w:pPr>
          <w:hyperlink w:anchor="_Toc215823027" w:history="1">
            <w:r w:rsidRPr="001B61F0">
              <w:rPr>
                <w:rStyle w:val="Hyperlink"/>
                <w:rFonts w:ascii="Times New Roman" w:hAnsi="Times New Roman" w:cs="Times New Roman"/>
                <w:bCs/>
                <w:noProof/>
                <w:lang w:val="en-US"/>
              </w:rPr>
              <w:t>Test plan</w:t>
            </w:r>
            <w:r>
              <w:rPr>
                <w:noProof/>
                <w:webHidden/>
              </w:rPr>
              <w:tab/>
            </w:r>
            <w:r>
              <w:rPr>
                <w:noProof/>
                <w:webHidden/>
              </w:rPr>
              <w:fldChar w:fldCharType="begin"/>
            </w:r>
            <w:r>
              <w:rPr>
                <w:noProof/>
                <w:webHidden/>
              </w:rPr>
              <w:instrText xml:space="preserve"> PAGEREF _Toc215823027 \h </w:instrText>
            </w:r>
            <w:r>
              <w:rPr>
                <w:noProof/>
                <w:webHidden/>
              </w:rPr>
            </w:r>
            <w:r>
              <w:rPr>
                <w:noProof/>
                <w:webHidden/>
              </w:rPr>
              <w:fldChar w:fldCharType="separate"/>
            </w:r>
            <w:r w:rsidR="0009025D">
              <w:rPr>
                <w:noProof/>
                <w:webHidden/>
              </w:rPr>
              <w:t>64</w:t>
            </w:r>
            <w:r>
              <w:rPr>
                <w:noProof/>
                <w:webHidden/>
              </w:rPr>
              <w:fldChar w:fldCharType="end"/>
            </w:r>
          </w:hyperlink>
        </w:p>
        <w:p w14:paraId="4956E211" w14:textId="7AF76B43" w:rsidR="002B0B67" w:rsidRDefault="002B0B67">
          <w:pPr>
            <w:pStyle w:val="TOC2"/>
            <w:tabs>
              <w:tab w:val="right" w:leader="dot" w:pos="9344"/>
            </w:tabs>
            <w:rPr>
              <w:rFonts w:eastAsiaTheme="minorEastAsia"/>
              <w:b w:val="0"/>
              <w:noProof/>
              <w:sz w:val="24"/>
              <w:szCs w:val="24"/>
              <w:lang w:val="en-US"/>
            </w:rPr>
          </w:pPr>
          <w:hyperlink w:anchor="_Toc215823028" w:history="1">
            <w:r w:rsidRPr="001B61F0">
              <w:rPr>
                <w:rStyle w:val="Hyperlink"/>
                <w:rFonts w:ascii="Times New Roman" w:hAnsi="Times New Roman" w:cs="Times New Roman"/>
                <w:bCs/>
                <w:noProof/>
                <w:lang w:val="en-US"/>
              </w:rPr>
              <w:t>Results</w:t>
            </w:r>
            <w:r>
              <w:rPr>
                <w:noProof/>
                <w:webHidden/>
              </w:rPr>
              <w:tab/>
            </w:r>
            <w:r>
              <w:rPr>
                <w:noProof/>
                <w:webHidden/>
              </w:rPr>
              <w:fldChar w:fldCharType="begin"/>
            </w:r>
            <w:r>
              <w:rPr>
                <w:noProof/>
                <w:webHidden/>
              </w:rPr>
              <w:instrText xml:space="preserve"> PAGEREF _Toc215823028 \h </w:instrText>
            </w:r>
            <w:r>
              <w:rPr>
                <w:noProof/>
                <w:webHidden/>
              </w:rPr>
            </w:r>
            <w:r>
              <w:rPr>
                <w:noProof/>
                <w:webHidden/>
              </w:rPr>
              <w:fldChar w:fldCharType="separate"/>
            </w:r>
            <w:r w:rsidR="0009025D">
              <w:rPr>
                <w:noProof/>
                <w:webHidden/>
              </w:rPr>
              <w:t>64</w:t>
            </w:r>
            <w:r>
              <w:rPr>
                <w:noProof/>
                <w:webHidden/>
              </w:rPr>
              <w:fldChar w:fldCharType="end"/>
            </w:r>
          </w:hyperlink>
        </w:p>
        <w:p w14:paraId="252B7155" w14:textId="6860F546" w:rsidR="002B0B67" w:rsidRDefault="002B0B67">
          <w:pPr>
            <w:pStyle w:val="TOC3"/>
            <w:tabs>
              <w:tab w:val="right" w:leader="dot" w:pos="9344"/>
            </w:tabs>
            <w:rPr>
              <w:rFonts w:eastAsiaTheme="minorEastAsia"/>
              <w:noProof/>
              <w:sz w:val="24"/>
              <w:szCs w:val="24"/>
              <w:lang w:val="en-US"/>
            </w:rPr>
          </w:pPr>
          <w:hyperlink w:anchor="_Toc215823029" w:history="1">
            <w:r w:rsidRPr="001B61F0">
              <w:rPr>
                <w:rStyle w:val="Hyperlink"/>
                <w:b/>
                <w:bCs/>
                <w:noProof/>
                <w:lang w:val="en-US"/>
              </w:rPr>
              <w:t>Negative results:</w:t>
            </w:r>
            <w:r>
              <w:rPr>
                <w:noProof/>
                <w:webHidden/>
              </w:rPr>
              <w:tab/>
            </w:r>
            <w:r>
              <w:rPr>
                <w:noProof/>
                <w:webHidden/>
              </w:rPr>
              <w:fldChar w:fldCharType="begin"/>
            </w:r>
            <w:r>
              <w:rPr>
                <w:noProof/>
                <w:webHidden/>
              </w:rPr>
              <w:instrText xml:space="preserve"> PAGEREF _Toc215823029 \h </w:instrText>
            </w:r>
            <w:r>
              <w:rPr>
                <w:noProof/>
                <w:webHidden/>
              </w:rPr>
            </w:r>
            <w:r>
              <w:rPr>
                <w:noProof/>
                <w:webHidden/>
              </w:rPr>
              <w:fldChar w:fldCharType="separate"/>
            </w:r>
            <w:r w:rsidR="0009025D">
              <w:rPr>
                <w:noProof/>
                <w:webHidden/>
              </w:rPr>
              <w:t>64</w:t>
            </w:r>
            <w:r>
              <w:rPr>
                <w:noProof/>
                <w:webHidden/>
              </w:rPr>
              <w:fldChar w:fldCharType="end"/>
            </w:r>
          </w:hyperlink>
        </w:p>
        <w:p w14:paraId="0EA7847A" w14:textId="411222F3" w:rsidR="002B0B67" w:rsidRDefault="002B0B67">
          <w:pPr>
            <w:pStyle w:val="TOC2"/>
            <w:tabs>
              <w:tab w:val="right" w:leader="dot" w:pos="9344"/>
            </w:tabs>
            <w:rPr>
              <w:rFonts w:eastAsiaTheme="minorEastAsia"/>
              <w:b w:val="0"/>
              <w:noProof/>
              <w:sz w:val="24"/>
              <w:szCs w:val="24"/>
              <w:lang w:val="en-US"/>
            </w:rPr>
          </w:pPr>
          <w:hyperlink w:anchor="_Toc215823030" w:history="1">
            <w:r w:rsidRPr="001B61F0">
              <w:rPr>
                <w:rStyle w:val="Hyperlink"/>
                <w:rFonts w:ascii="Times New Roman" w:hAnsi="Times New Roman" w:cs="Times New Roman"/>
                <w:bCs/>
                <w:noProof/>
                <w:lang w:val="en-US"/>
              </w:rPr>
              <w:t>Analysis</w:t>
            </w:r>
            <w:r>
              <w:rPr>
                <w:noProof/>
                <w:webHidden/>
              </w:rPr>
              <w:tab/>
            </w:r>
            <w:r>
              <w:rPr>
                <w:noProof/>
                <w:webHidden/>
              </w:rPr>
              <w:fldChar w:fldCharType="begin"/>
            </w:r>
            <w:r>
              <w:rPr>
                <w:noProof/>
                <w:webHidden/>
              </w:rPr>
              <w:instrText xml:space="preserve"> PAGEREF _Toc215823030 \h </w:instrText>
            </w:r>
            <w:r>
              <w:rPr>
                <w:noProof/>
                <w:webHidden/>
              </w:rPr>
            </w:r>
            <w:r>
              <w:rPr>
                <w:noProof/>
                <w:webHidden/>
              </w:rPr>
              <w:fldChar w:fldCharType="separate"/>
            </w:r>
            <w:r w:rsidR="0009025D">
              <w:rPr>
                <w:noProof/>
                <w:webHidden/>
              </w:rPr>
              <w:t>68</w:t>
            </w:r>
            <w:r>
              <w:rPr>
                <w:noProof/>
                <w:webHidden/>
              </w:rPr>
              <w:fldChar w:fldCharType="end"/>
            </w:r>
          </w:hyperlink>
        </w:p>
        <w:p w14:paraId="4B91F172" w14:textId="219716E7" w:rsidR="002B0B67" w:rsidRDefault="002B0B67">
          <w:pPr>
            <w:pStyle w:val="TOC2"/>
            <w:tabs>
              <w:tab w:val="right" w:leader="dot" w:pos="9344"/>
            </w:tabs>
            <w:rPr>
              <w:rFonts w:eastAsiaTheme="minorEastAsia"/>
              <w:b w:val="0"/>
              <w:noProof/>
              <w:sz w:val="24"/>
              <w:szCs w:val="24"/>
              <w:lang w:val="en-US"/>
            </w:rPr>
          </w:pPr>
          <w:hyperlink w:anchor="_Toc215823031" w:history="1">
            <w:r w:rsidRPr="001B61F0">
              <w:rPr>
                <w:rStyle w:val="Hyperlink"/>
                <w:rFonts w:ascii="Times New Roman" w:hAnsi="Times New Roman" w:cs="Times New Roman"/>
                <w:bCs/>
                <w:noProof/>
                <w:lang w:val="en-US"/>
              </w:rPr>
              <w:t>Conclusions</w:t>
            </w:r>
            <w:r>
              <w:rPr>
                <w:noProof/>
                <w:webHidden/>
              </w:rPr>
              <w:tab/>
            </w:r>
            <w:r>
              <w:rPr>
                <w:noProof/>
                <w:webHidden/>
              </w:rPr>
              <w:fldChar w:fldCharType="begin"/>
            </w:r>
            <w:r>
              <w:rPr>
                <w:noProof/>
                <w:webHidden/>
              </w:rPr>
              <w:instrText xml:space="preserve"> PAGEREF _Toc215823031 \h </w:instrText>
            </w:r>
            <w:r>
              <w:rPr>
                <w:noProof/>
                <w:webHidden/>
              </w:rPr>
            </w:r>
            <w:r>
              <w:rPr>
                <w:noProof/>
                <w:webHidden/>
              </w:rPr>
              <w:fldChar w:fldCharType="separate"/>
            </w:r>
            <w:r w:rsidR="0009025D">
              <w:rPr>
                <w:noProof/>
                <w:webHidden/>
              </w:rPr>
              <w:t>73</w:t>
            </w:r>
            <w:r>
              <w:rPr>
                <w:noProof/>
                <w:webHidden/>
              </w:rPr>
              <w:fldChar w:fldCharType="end"/>
            </w:r>
          </w:hyperlink>
        </w:p>
        <w:p w14:paraId="38E873F0" w14:textId="5B0A6F7E" w:rsidR="002B0B67" w:rsidRDefault="002B0B67">
          <w:pPr>
            <w:pStyle w:val="TOC2"/>
            <w:tabs>
              <w:tab w:val="right" w:leader="dot" w:pos="9344"/>
            </w:tabs>
            <w:rPr>
              <w:rFonts w:eastAsiaTheme="minorEastAsia"/>
              <w:b w:val="0"/>
              <w:noProof/>
              <w:sz w:val="24"/>
              <w:szCs w:val="24"/>
              <w:lang w:val="en-US"/>
            </w:rPr>
          </w:pPr>
          <w:hyperlink w:anchor="_Toc215823032" w:history="1">
            <w:r w:rsidRPr="001B61F0">
              <w:rPr>
                <w:rStyle w:val="Hyperlink"/>
                <w:rFonts w:ascii="Times New Roman" w:hAnsi="Times New Roman" w:cs="Times New Roman"/>
                <w:bCs/>
                <w:noProof/>
                <w:lang w:val="en-US"/>
              </w:rPr>
              <w:t>Recommendation</w:t>
            </w:r>
            <w:r>
              <w:rPr>
                <w:noProof/>
                <w:webHidden/>
              </w:rPr>
              <w:tab/>
            </w:r>
            <w:r>
              <w:rPr>
                <w:noProof/>
                <w:webHidden/>
              </w:rPr>
              <w:fldChar w:fldCharType="begin"/>
            </w:r>
            <w:r>
              <w:rPr>
                <w:noProof/>
                <w:webHidden/>
              </w:rPr>
              <w:instrText xml:space="preserve"> PAGEREF _Toc215823032 \h </w:instrText>
            </w:r>
            <w:r>
              <w:rPr>
                <w:noProof/>
                <w:webHidden/>
              </w:rPr>
            </w:r>
            <w:r>
              <w:rPr>
                <w:noProof/>
                <w:webHidden/>
              </w:rPr>
              <w:fldChar w:fldCharType="separate"/>
            </w:r>
            <w:r w:rsidR="0009025D">
              <w:rPr>
                <w:noProof/>
                <w:webHidden/>
              </w:rPr>
              <w:t>74</w:t>
            </w:r>
            <w:r>
              <w:rPr>
                <w:noProof/>
                <w:webHidden/>
              </w:rPr>
              <w:fldChar w:fldCharType="end"/>
            </w:r>
          </w:hyperlink>
        </w:p>
        <w:p w14:paraId="135ED841" w14:textId="48B489A4" w:rsidR="00F62F37" w:rsidRDefault="00F62F37" w:rsidP="00CE1E7A">
          <w:pPr>
            <w:spacing w:line="480" w:lineRule="auto"/>
          </w:pPr>
          <w:r w:rsidRPr="00F62F37">
            <w:rPr>
              <w:rFonts w:asciiTheme="majorBidi" w:hAnsiTheme="majorBidi" w:cstheme="majorBidi"/>
              <w:b/>
              <w:bCs/>
              <w:noProof/>
              <w:color w:val="0D0D0D" w:themeColor="text1" w:themeTint="F2"/>
            </w:rPr>
            <w:fldChar w:fldCharType="end"/>
          </w:r>
        </w:p>
      </w:sdtContent>
    </w:sdt>
    <w:p w14:paraId="389AEAD0" w14:textId="77777777" w:rsidR="00F62F37" w:rsidRPr="00606811" w:rsidRDefault="00F62F37" w:rsidP="00CE1E7A">
      <w:pPr>
        <w:spacing w:line="480" w:lineRule="auto"/>
        <w:rPr>
          <w:rFonts w:asciiTheme="majorBidi" w:hAnsiTheme="majorBidi" w:cstheme="majorBidi"/>
          <w:szCs w:val="28"/>
        </w:rPr>
      </w:pPr>
    </w:p>
    <w:p w14:paraId="2A2F060E" w14:textId="77777777" w:rsidR="00F62F37" w:rsidRPr="00606811" w:rsidRDefault="00F62F37" w:rsidP="00CE1E7A">
      <w:pPr>
        <w:spacing w:line="480" w:lineRule="auto"/>
        <w:rPr>
          <w:rFonts w:asciiTheme="majorBidi" w:hAnsiTheme="majorBidi" w:cstheme="majorBidi"/>
          <w:szCs w:val="28"/>
        </w:rPr>
      </w:pPr>
    </w:p>
    <w:p w14:paraId="69080E6A" w14:textId="77777777" w:rsidR="00F62F37" w:rsidRDefault="00F62F37" w:rsidP="00CE1E7A">
      <w:pPr>
        <w:spacing w:line="480" w:lineRule="auto"/>
        <w:rPr>
          <w:rFonts w:asciiTheme="majorBidi" w:hAnsiTheme="majorBidi" w:cstheme="majorBidi"/>
          <w:szCs w:val="28"/>
        </w:rPr>
      </w:pPr>
    </w:p>
    <w:p w14:paraId="751DF5B6" w14:textId="77777777" w:rsidR="00F62F37" w:rsidRDefault="00F62F37" w:rsidP="00CE1E7A">
      <w:pPr>
        <w:spacing w:line="480" w:lineRule="auto"/>
        <w:rPr>
          <w:rFonts w:asciiTheme="majorBidi" w:hAnsiTheme="majorBidi" w:cstheme="majorBidi"/>
          <w:szCs w:val="28"/>
        </w:rPr>
      </w:pPr>
    </w:p>
    <w:p w14:paraId="0C7F3F3A" w14:textId="1F4063F7" w:rsidR="00F62F37" w:rsidRPr="00F52C3D" w:rsidRDefault="6D41B2ED" w:rsidP="00CE1E7A">
      <w:pPr>
        <w:pStyle w:val="Heading1"/>
        <w:spacing w:line="480" w:lineRule="auto"/>
        <w:rPr>
          <w:rFonts w:ascii="Times New Roman" w:hAnsi="Times New Roman" w:cs="Times New Roman"/>
          <w:b/>
          <w:bCs/>
          <w:color w:val="0D0D0D" w:themeColor="text1" w:themeTint="F2"/>
          <w:sz w:val="96"/>
          <w:szCs w:val="96"/>
          <w:lang w:val="en-US"/>
        </w:rPr>
        <w:sectPr w:rsidR="00F62F37" w:rsidRPr="00F52C3D" w:rsidSect="00F62F37">
          <w:headerReference w:type="default" r:id="rId13"/>
          <w:footerReference w:type="default" r:id="rId14"/>
          <w:headerReference w:type="first" r:id="rId15"/>
          <w:pgSz w:w="11906" w:h="16838" w:code="9"/>
          <w:pgMar w:top="1134" w:right="851" w:bottom="1134" w:left="1701" w:header="706" w:footer="432"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81"/>
        </w:sectPr>
      </w:pPr>
      <w:bookmarkStart w:id="0" w:name="_Toc215822984"/>
      <w:r w:rsidRPr="6D41B2ED">
        <w:rPr>
          <w:rFonts w:ascii="Times New Roman" w:hAnsi="Times New Roman" w:cs="Times New Roman"/>
          <w:b/>
          <w:bCs/>
          <w:color w:val="0D0D0D" w:themeColor="text1" w:themeTint="F2"/>
          <w:sz w:val="96"/>
          <w:szCs w:val="96"/>
          <w:lang w:val="en-AE"/>
        </w:rPr>
        <w:t>Chapter 1: Present and justify a problem and solution requirements</w:t>
      </w:r>
      <w:bookmarkEnd w:id="0"/>
    </w:p>
    <w:p w14:paraId="08A95749" w14:textId="77777777" w:rsidR="00F62F37" w:rsidRPr="00D00C01" w:rsidRDefault="00F62F37" w:rsidP="00CE1E7A">
      <w:pPr>
        <w:pStyle w:val="Heading2"/>
        <w:spacing w:line="480" w:lineRule="auto"/>
        <w:jc w:val="center"/>
        <w:rPr>
          <w:rFonts w:ascii="Times New Roman" w:hAnsi="Times New Roman" w:cs="Times New Roman"/>
          <w:b/>
          <w:lang w:val="en-AE"/>
        </w:rPr>
      </w:pPr>
      <w:bookmarkStart w:id="1" w:name="_Toc215822985"/>
      <w:r w:rsidRPr="00D00C01">
        <w:rPr>
          <w:rFonts w:ascii="Times New Roman" w:hAnsi="Times New Roman" w:cs="Times New Roman"/>
          <w:b/>
          <w:color w:val="0D0D0D" w:themeColor="text1" w:themeTint="F2"/>
          <w:lang w:val="en-AE"/>
        </w:rPr>
        <w:lastRenderedPageBreak/>
        <w:t>Introduction</w:t>
      </w:r>
      <w:bookmarkEnd w:id="1"/>
    </w:p>
    <w:p w14:paraId="63863C5F" w14:textId="63C2D0FA" w:rsidR="00F62F37" w:rsidRPr="00D00C01" w:rsidRDefault="00F62F37" w:rsidP="00CE1E7A">
      <w:pPr>
        <w:spacing w:line="480" w:lineRule="auto"/>
        <w:ind w:firstLine="708"/>
        <w:rPr>
          <w:rFonts w:asciiTheme="majorBidi" w:hAnsiTheme="majorBidi" w:cstheme="majorBidi"/>
          <w:lang w:val="en-US"/>
        </w:rPr>
      </w:pPr>
      <w:r w:rsidRPr="00606811">
        <w:rPr>
          <w:noProof/>
          <w:lang w:val="en-US"/>
        </w:rPr>
        <mc:AlternateContent>
          <mc:Choice Requires="wps">
            <w:drawing>
              <wp:anchor distT="0" distB="0" distL="114300" distR="114300" simplePos="0" relativeHeight="251658253" behindDoc="0" locked="0" layoutInCell="1" allowOverlap="1" wp14:anchorId="2FA27D80" wp14:editId="3A875DEA">
                <wp:simplePos x="0" y="0"/>
                <wp:positionH relativeFrom="column">
                  <wp:posOffset>3470275</wp:posOffset>
                </wp:positionH>
                <wp:positionV relativeFrom="paragraph">
                  <wp:posOffset>2683510</wp:posOffset>
                </wp:positionV>
                <wp:extent cx="2506345" cy="258445"/>
                <wp:effectExtent l="0" t="0" r="8255" b="8255"/>
                <wp:wrapSquare wrapText="bothSides"/>
                <wp:docPr id="10" name="Text Box 10"/>
                <wp:cNvGraphicFramePr/>
                <a:graphic xmlns:a="http://schemas.openxmlformats.org/drawingml/2006/main">
                  <a:graphicData uri="http://schemas.microsoft.com/office/word/2010/wordprocessingShape">
                    <wps:wsp>
                      <wps:cNvSpPr txBox="1"/>
                      <wps:spPr>
                        <a:xfrm>
                          <a:off x="0" y="0"/>
                          <a:ext cx="2506345" cy="258445"/>
                        </a:xfrm>
                        <a:prstGeom prst="rect">
                          <a:avLst/>
                        </a:prstGeom>
                        <a:noFill/>
                        <a:ln>
                          <a:noFill/>
                        </a:ln>
                        <a:effectLst/>
                      </wps:spPr>
                      <wps:txbx>
                        <w:txbxContent>
                          <w:p w14:paraId="1BDC40A8" w14:textId="0CBB5EAE" w:rsidR="00F62F37" w:rsidRPr="00606811" w:rsidRDefault="00F62F37" w:rsidP="00F62F37">
                            <w:pPr>
                              <w:pStyle w:val="Caption"/>
                              <w:jc w:val="center"/>
                              <w:rPr>
                                <w:rFonts w:asciiTheme="majorBidi" w:hAnsiTheme="majorBidi" w:cstheme="majorBidi"/>
                                <w:b/>
                                <w:noProof/>
                                <w:sz w:val="28"/>
                                <w:szCs w:val="28"/>
                              </w:rPr>
                            </w:pPr>
                            <w:r w:rsidRPr="00606811">
                              <w:rPr>
                                <w:b/>
                              </w:rPr>
                              <w:t xml:space="preserve">Figure </w:t>
                            </w:r>
                            <w:r w:rsidRPr="00606811">
                              <w:rPr>
                                <w:b/>
                              </w:rPr>
                              <w:fldChar w:fldCharType="begin"/>
                            </w:r>
                            <w:r w:rsidRPr="00606811">
                              <w:rPr>
                                <w:b/>
                              </w:rPr>
                              <w:instrText xml:space="preserve"> SEQ Figure \* ARABIC </w:instrText>
                            </w:r>
                            <w:r w:rsidRPr="00606811">
                              <w:rPr>
                                <w:b/>
                              </w:rPr>
                              <w:fldChar w:fldCharType="separate"/>
                            </w:r>
                            <w:r w:rsidR="0009025D">
                              <w:rPr>
                                <w:b/>
                                <w:noProof/>
                              </w:rPr>
                              <w:t>1</w:t>
                            </w:r>
                            <w:r w:rsidRPr="00606811">
                              <w:rPr>
                                <w:b/>
                                <w:noProof/>
                              </w:rPr>
                              <w:fldChar w:fldCharType="end"/>
                            </w:r>
                            <w:r w:rsidRPr="00606811">
                              <w:rPr>
                                <w:b/>
                              </w:rPr>
                              <w:t xml:space="preserve"> Egypt's grand challenges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27D80" id="Text Box 10" o:spid="_x0000_s1028" type="#_x0000_t202" style="position:absolute;left:0;text-align:left;margin-left:273.25pt;margin-top:211.3pt;width:197.35pt;height:20.3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" filled="f" stroked="f">
                <v:textbox style="mso-fit-shape-to-text:t" inset="0,0,0,0">
                  <w:txbxContent>
                    <w:p w14:paraId="1BDC40A8" w14:textId="0CBB5EAE" w:rsidR="00F62F37" w:rsidRPr="00606811" w:rsidRDefault="00F62F37" w:rsidP="00F62F37">
                      <w:pPr>
                        <w:pStyle w:val="Caption"/>
                        <w:jc w:val="center"/>
                        <w:rPr>
                          <w:rFonts w:asciiTheme="majorBidi" w:hAnsiTheme="majorBidi" w:cstheme="majorBidi"/>
                          <w:b/>
                          <w:noProof/>
                          <w:sz w:val="28"/>
                          <w:szCs w:val="28"/>
                        </w:rPr>
                      </w:pPr>
                      <w:r w:rsidRPr="00606811">
                        <w:rPr>
                          <w:b/>
                        </w:rPr>
                        <w:t xml:space="preserve">Figure </w:t>
                      </w:r>
                      <w:r w:rsidRPr="00606811">
                        <w:rPr>
                          <w:b/>
                        </w:rPr>
                        <w:fldChar w:fldCharType="begin"/>
                      </w:r>
                      <w:r w:rsidRPr="00606811">
                        <w:rPr>
                          <w:b/>
                        </w:rPr>
                        <w:instrText xml:space="preserve"> SEQ Figure \* ARABIC </w:instrText>
                      </w:r>
                      <w:r w:rsidRPr="00606811">
                        <w:rPr>
                          <w:b/>
                        </w:rPr>
                        <w:fldChar w:fldCharType="separate"/>
                      </w:r>
                      <w:r w:rsidR="0009025D">
                        <w:rPr>
                          <w:b/>
                          <w:noProof/>
                        </w:rPr>
                        <w:t>1</w:t>
                      </w:r>
                      <w:r w:rsidRPr="00606811">
                        <w:rPr>
                          <w:b/>
                          <w:noProof/>
                        </w:rPr>
                        <w:fldChar w:fldCharType="end"/>
                      </w:r>
                      <w:r w:rsidRPr="00606811">
                        <w:rPr>
                          <w:b/>
                        </w:rPr>
                        <w:t xml:space="preserve"> Egypt's grand challenges</w:t>
                      </w:r>
                    </w:p>
                  </w:txbxContent>
                </v:textbox>
                <w10:wrap type="square"/>
              </v:shape>
            </w:pict>
          </mc:Fallback>
        </mc:AlternateContent>
      </w:r>
      <w:r w:rsidRPr="009D3B17">
        <w:rPr>
          <w:rFonts w:cs="Times New Roman"/>
          <w:b/>
          <w:noProof/>
          <w:color w:val="0D0D0D" w:themeColor="text1" w:themeTint="F2"/>
          <w:szCs w:val="28"/>
          <w:lang w:val="en-US"/>
        </w:rPr>
        <w:drawing>
          <wp:anchor distT="0" distB="0" distL="114300" distR="114300" simplePos="0" relativeHeight="251658252" behindDoc="0" locked="0" layoutInCell="1" allowOverlap="1" wp14:anchorId="555718F6" wp14:editId="0965694A">
            <wp:simplePos x="0" y="0"/>
            <wp:positionH relativeFrom="column">
              <wp:posOffset>3449138</wp:posOffset>
            </wp:positionH>
            <wp:positionV relativeFrom="paragraph">
              <wp:posOffset>299811</wp:posOffset>
            </wp:positionV>
            <wp:extent cx="2506345" cy="2357120"/>
            <wp:effectExtent l="0" t="0" r="8255"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4-12-04 at 5.26.01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6345" cy="2357120"/>
                    </a:xfrm>
                    <a:prstGeom prst="rect">
                      <a:avLst/>
                    </a:prstGeom>
                  </pic:spPr>
                </pic:pic>
              </a:graphicData>
            </a:graphic>
            <wp14:sizeRelH relativeFrom="page">
              <wp14:pctWidth>0</wp14:pctWidth>
            </wp14:sizeRelH>
            <wp14:sizeRelV relativeFrom="page">
              <wp14:pctHeight>0</wp14:pctHeight>
            </wp14:sizeRelV>
          </wp:anchor>
        </w:drawing>
      </w:r>
      <w:r w:rsidRPr="01A6F3E7">
        <w:rPr>
          <w:rFonts w:asciiTheme="majorBidi" w:hAnsiTheme="majorBidi" w:cstheme="majorBidi"/>
          <w:lang w:val="en-US"/>
        </w:rPr>
        <w:t xml:space="preserve">The world today faces humanity with numerous challenges that inhibit progress. In Egypt, there are important grand challenges that must be solved, which the government hopes to not only unveil but also address through its ''Vision 2030'' which hopes to solve Egypt's grand challenges before the year 2030. </w:t>
      </w:r>
      <w:r w:rsidR="00CE1E7A" w:rsidRPr="01A6F3E7">
        <w:rPr>
          <w:rFonts w:asciiTheme="majorBidi" w:hAnsiTheme="majorBidi" w:cstheme="majorBidi"/>
          <w:lang w:val="en-US"/>
        </w:rPr>
        <w:t>Egypt's</w:t>
      </w:r>
      <w:r w:rsidRPr="01A6F3E7">
        <w:rPr>
          <w:rFonts w:asciiTheme="majorBidi" w:hAnsiTheme="majorBidi" w:cstheme="majorBidi"/>
          <w:lang w:val="en-US"/>
        </w:rPr>
        <w:t xml:space="preserve"> grand challenges are interconnected with each </w:t>
      </w:r>
      <w:r w:rsidR="00CE1E7A" w:rsidRPr="01A6F3E7">
        <w:rPr>
          <w:rFonts w:asciiTheme="majorBidi" w:hAnsiTheme="majorBidi" w:cstheme="majorBidi"/>
          <w:lang w:val="en-US"/>
        </w:rPr>
        <w:t>other,</w:t>
      </w:r>
      <w:r w:rsidRPr="01A6F3E7">
        <w:rPr>
          <w:rFonts w:asciiTheme="majorBidi" w:hAnsiTheme="majorBidi" w:cstheme="majorBidi"/>
          <w:lang w:val="en-US"/>
        </w:rPr>
        <w:t xml:space="preserve"> </w:t>
      </w:r>
      <w:r w:rsidRPr="01A6F3E7">
        <w:rPr>
          <w:rFonts w:asciiTheme="majorBidi" w:hAnsiTheme="majorBidi" w:cstheme="majorBidi"/>
          <w:b/>
          <w:bCs/>
          <w:lang w:val="en-US"/>
        </w:rPr>
        <w:t xml:space="preserve">as shown in </w:t>
      </w:r>
      <w:r w:rsidR="00CE1E7A" w:rsidRPr="01A6F3E7">
        <w:rPr>
          <w:rFonts w:asciiTheme="majorBidi" w:hAnsiTheme="majorBidi" w:cstheme="majorBidi"/>
          <w:b/>
          <w:bCs/>
          <w:lang w:val="en-US"/>
        </w:rPr>
        <w:t>Figure</w:t>
      </w:r>
      <w:r w:rsidRPr="01A6F3E7">
        <w:rPr>
          <w:rFonts w:asciiTheme="majorBidi" w:hAnsiTheme="majorBidi" w:cstheme="majorBidi"/>
          <w:b/>
          <w:bCs/>
          <w:lang w:val="en-US"/>
        </w:rPr>
        <w:t xml:space="preserve"> 1.</w:t>
      </w:r>
    </w:p>
    <w:p w14:paraId="2FC6F2D6" w14:textId="77777777" w:rsidR="00F62F37" w:rsidRPr="00D00C01" w:rsidRDefault="00F62F37" w:rsidP="00CE1E7A">
      <w:pPr>
        <w:spacing w:line="480" w:lineRule="auto"/>
        <w:ind w:firstLine="708"/>
        <w:rPr>
          <w:rFonts w:asciiTheme="majorBidi" w:hAnsiTheme="majorBidi" w:cstheme="majorBidi"/>
          <w:szCs w:val="28"/>
          <w:lang w:val="en-AE"/>
        </w:rPr>
      </w:pPr>
      <w:r w:rsidRPr="00D00C01">
        <w:rPr>
          <w:rFonts w:asciiTheme="majorBidi" w:hAnsiTheme="majorBidi" w:cstheme="majorBidi"/>
          <w:szCs w:val="28"/>
          <w:lang w:val="en-AE"/>
        </w:rPr>
        <w:t>The interconnections among these challenges are complex; namely, the ineffective management of waste contributes to pollution, which in turn contaminates fresh water supplies from which humans derive their health. Again, pollution contributes to the effects of climate change, upon which resource burdens are still heavier with ensuing deserts and urbanization. This urbanization leads to further congestion and pollution while stressing infrastructure, leading to a vicious cycle that limits sustainable development. By coming together to tackle these grand challenges, Egypt can pave the way for a healthier and sustainable future where each solution can supplement the other, nurturing a resilient society in the end.</w:t>
      </w:r>
    </w:p>
    <w:p w14:paraId="7E5ECBE9" w14:textId="77777777" w:rsidR="00F62F37" w:rsidRDefault="00F62F37" w:rsidP="00CE1E7A">
      <w:pPr>
        <w:spacing w:line="480" w:lineRule="auto"/>
        <w:rPr>
          <w:lang w:val="en-US"/>
        </w:rPr>
        <w:sectPr w:rsidR="00F62F37" w:rsidSect="00F62F37">
          <w:headerReference w:type="first" r:id="rId17"/>
          <w:pgSz w:w="11906" w:h="16838" w:code="9"/>
          <w:pgMar w:top="1138" w:right="850" w:bottom="1138" w:left="1699" w:header="706" w:footer="43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81"/>
        </w:sectPr>
      </w:pPr>
    </w:p>
    <w:p w14:paraId="15C1B77D" w14:textId="77777777" w:rsidR="00F62F37" w:rsidRDefault="00F62F37" w:rsidP="00CE1E7A">
      <w:pPr>
        <w:pStyle w:val="Heading1"/>
        <w:spacing w:line="480" w:lineRule="auto"/>
        <w:jc w:val="center"/>
        <w:rPr>
          <w:rFonts w:ascii="Times New Roman" w:hAnsi="Times New Roman" w:cs="Times New Roman"/>
          <w:b/>
          <w:color w:val="0D0D0D" w:themeColor="text1" w:themeTint="F2"/>
          <w:sz w:val="32"/>
          <w:lang w:val="en-AE"/>
        </w:rPr>
      </w:pPr>
      <w:bookmarkStart w:id="2" w:name="_Toc215822986"/>
      <w:r w:rsidRPr="00D00C01">
        <w:rPr>
          <w:rFonts w:ascii="Times New Roman" w:hAnsi="Times New Roman" w:cs="Times New Roman"/>
          <w:b/>
          <w:color w:val="0D0D0D" w:themeColor="text1" w:themeTint="F2"/>
          <w:sz w:val="32"/>
          <w:lang w:val="en-AE"/>
        </w:rPr>
        <w:lastRenderedPageBreak/>
        <w:t xml:space="preserve">Egypt </w:t>
      </w:r>
      <w:r>
        <w:rPr>
          <w:rFonts w:ascii="Times New Roman" w:hAnsi="Times New Roman" w:cs="Times New Roman"/>
          <w:b/>
          <w:color w:val="0D0D0D" w:themeColor="text1" w:themeTint="F2"/>
          <w:sz w:val="32"/>
          <w:lang w:val="en-US"/>
        </w:rPr>
        <w:t>G</w:t>
      </w:r>
      <w:r w:rsidRPr="00D00C01">
        <w:rPr>
          <w:rFonts w:ascii="Times New Roman" w:hAnsi="Times New Roman" w:cs="Times New Roman"/>
          <w:b/>
          <w:color w:val="0D0D0D" w:themeColor="text1" w:themeTint="F2"/>
          <w:sz w:val="32"/>
          <w:lang w:val="en-AE"/>
        </w:rPr>
        <w:t xml:space="preserve">rand </w:t>
      </w:r>
      <w:r>
        <w:rPr>
          <w:rFonts w:ascii="Times New Roman" w:hAnsi="Times New Roman" w:cs="Times New Roman"/>
          <w:b/>
          <w:color w:val="0D0D0D" w:themeColor="text1" w:themeTint="F2"/>
          <w:sz w:val="32"/>
          <w:lang w:val="en-US"/>
        </w:rPr>
        <w:t>C</w:t>
      </w:r>
      <w:r w:rsidRPr="00D00C01">
        <w:rPr>
          <w:rFonts w:ascii="Times New Roman" w:hAnsi="Times New Roman" w:cs="Times New Roman"/>
          <w:b/>
          <w:color w:val="0D0D0D" w:themeColor="text1" w:themeTint="F2"/>
          <w:sz w:val="32"/>
          <w:lang w:val="en-AE"/>
        </w:rPr>
        <w:t>hallenges</w:t>
      </w:r>
      <w:bookmarkEnd w:id="2"/>
    </w:p>
    <w:p w14:paraId="356B9224" w14:textId="77777777" w:rsidR="006E5D3E" w:rsidRDefault="006E5D3E" w:rsidP="006E5D3E">
      <w:pPr>
        <w:rPr>
          <w:lang w:val="en-AE"/>
        </w:rPr>
      </w:pPr>
    </w:p>
    <w:p w14:paraId="0704209C" w14:textId="19972398" w:rsidR="006E5D3E" w:rsidRDefault="006E5D3E" w:rsidP="006E5D3E">
      <w:pPr>
        <w:pStyle w:val="Heading2"/>
        <w:spacing w:line="480" w:lineRule="auto"/>
        <w:jc w:val="both"/>
        <w:rPr>
          <w:rFonts w:ascii="Times New Roman" w:hAnsi="Times New Roman" w:cs="Times New Roman"/>
          <w:b/>
          <w:color w:val="0D0D0D" w:themeColor="text1" w:themeTint="F2"/>
          <w:lang w:val="en-AE"/>
        </w:rPr>
      </w:pPr>
      <w:bookmarkStart w:id="3" w:name="_Toc215822987"/>
      <w:r w:rsidRPr="00D00C01">
        <w:rPr>
          <w:rFonts w:ascii="Times New Roman" w:hAnsi="Times New Roman" w:cs="Times New Roman"/>
          <w:b/>
          <w:color w:val="0D0D0D" w:themeColor="text1" w:themeTint="F2"/>
          <w:lang w:val="en-AE"/>
        </w:rPr>
        <w:t xml:space="preserve">Deal with </w:t>
      </w:r>
      <w:r>
        <w:rPr>
          <w:rFonts w:ascii="Times New Roman" w:hAnsi="Times New Roman" w:cs="Times New Roman"/>
          <w:b/>
          <w:color w:val="0D0D0D" w:themeColor="text1" w:themeTint="F2"/>
          <w:lang w:val="en-AE"/>
        </w:rPr>
        <w:t>urban congestion</w:t>
      </w:r>
      <w:r w:rsidRPr="00D00C01">
        <w:rPr>
          <w:rFonts w:ascii="Times New Roman" w:hAnsi="Times New Roman" w:cs="Times New Roman"/>
          <w:b/>
          <w:color w:val="0D0D0D" w:themeColor="text1" w:themeTint="F2"/>
          <w:lang w:val="en-AE"/>
        </w:rPr>
        <w:t xml:space="preserve"> and its consequences</w:t>
      </w:r>
      <w:bookmarkEnd w:id="3"/>
    </w:p>
    <w:p w14:paraId="141AE441" w14:textId="735010FC" w:rsidR="00447A73" w:rsidRPr="00447A73" w:rsidRDefault="004A675C" w:rsidP="00447A73">
      <w:pPr>
        <w:spacing w:line="480" w:lineRule="auto"/>
        <w:ind w:firstLine="720"/>
        <w:rPr>
          <w:rFonts w:asciiTheme="majorBidi" w:hAnsiTheme="majorBidi" w:cstheme="majorBidi"/>
        </w:rPr>
      </w:pPr>
      <w:r>
        <w:rPr>
          <w:noProof/>
        </w:rPr>
        <mc:AlternateContent>
          <mc:Choice Requires="wps">
            <w:drawing>
              <wp:anchor distT="0" distB="0" distL="114300" distR="114300" simplePos="0" relativeHeight="251658272" behindDoc="1" locked="0" layoutInCell="1" allowOverlap="1" wp14:anchorId="61A88057" wp14:editId="6469EBD0">
                <wp:simplePos x="0" y="0"/>
                <wp:positionH relativeFrom="margin">
                  <wp:align>right</wp:align>
                </wp:positionH>
                <wp:positionV relativeFrom="paragraph">
                  <wp:posOffset>2462530</wp:posOffset>
                </wp:positionV>
                <wp:extent cx="2641600" cy="635"/>
                <wp:effectExtent l="0" t="0" r="6350" b="8255"/>
                <wp:wrapSquare wrapText="bothSides"/>
                <wp:docPr id="371852451" name="Text Box 1"/>
                <wp:cNvGraphicFramePr/>
                <a:graphic xmlns:a="http://schemas.openxmlformats.org/drawingml/2006/main">
                  <a:graphicData uri="http://schemas.microsoft.com/office/word/2010/wordprocessingShape">
                    <wps:wsp>
                      <wps:cNvSpPr txBox="1"/>
                      <wps:spPr>
                        <a:xfrm>
                          <a:off x="0" y="0"/>
                          <a:ext cx="2641600" cy="635"/>
                        </a:xfrm>
                        <a:prstGeom prst="rect">
                          <a:avLst/>
                        </a:prstGeom>
                        <a:noFill/>
                        <a:ln>
                          <a:noFill/>
                        </a:ln>
                      </wps:spPr>
                      <wps:txbx>
                        <w:txbxContent>
                          <w:p w14:paraId="5AACB5AC" w14:textId="3A3D6A46" w:rsidR="004A675C" w:rsidRPr="004A675C" w:rsidRDefault="004A675C" w:rsidP="004A675C">
                            <w:pPr>
                              <w:pStyle w:val="Caption"/>
                              <w:rPr>
                                <w:noProof/>
                                <w:sz w:val="28"/>
                                <w:szCs w:val="22"/>
                                <w:lang w:val="en-US"/>
                              </w:rPr>
                            </w:pPr>
                            <w:r>
                              <w:rPr>
                                <w:lang w:val="en-US"/>
                              </w:rPr>
                              <w:t>Figure 2 Share of urban population in total population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A88057" id="Text Box 1" o:spid="_x0000_s1029" type="#_x0000_t202" style="position:absolute;left:0;text-align:left;margin-left:156.8pt;margin-top:193.9pt;width:208pt;height:.05pt;z-index:-251658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" filled="f" stroked="f">
                <v:textbox style="mso-fit-shape-to-text:t" inset="0,0,0,0">
                  <w:txbxContent>
                    <w:p w14:paraId="5AACB5AC" w14:textId="3A3D6A46" w:rsidR="004A675C" w:rsidRPr="004A675C" w:rsidRDefault="004A675C" w:rsidP="004A675C">
                      <w:pPr>
                        <w:pStyle w:val="Caption"/>
                        <w:rPr>
                          <w:noProof/>
                          <w:sz w:val="28"/>
                          <w:szCs w:val="22"/>
                          <w:lang w:val="en-US"/>
                        </w:rPr>
                      </w:pPr>
                      <w:r>
                        <w:rPr>
                          <w:lang w:val="en-US"/>
                        </w:rPr>
                        <w:t>Figure 2 Share of urban population in total population</w:t>
                      </w:r>
                    </w:p>
                  </w:txbxContent>
                </v:textbox>
                <w10:wrap type="square" anchorx="margin"/>
              </v:shape>
            </w:pict>
          </mc:Fallback>
        </mc:AlternateContent>
      </w:r>
      <w:r w:rsidR="00A025F0">
        <w:rPr>
          <w:noProof/>
        </w:rPr>
        <w:drawing>
          <wp:anchor distT="0" distB="0" distL="0" distR="0" simplePos="0" relativeHeight="251658271" behindDoc="1" locked="0" layoutInCell="1" allowOverlap="1" wp14:anchorId="4A9F3C74" wp14:editId="6B52BF7F">
            <wp:simplePos x="0" y="0"/>
            <wp:positionH relativeFrom="margin">
              <wp:align>right</wp:align>
            </wp:positionH>
            <wp:positionV relativeFrom="paragraph">
              <wp:posOffset>595630</wp:posOffset>
            </wp:positionV>
            <wp:extent cx="2987040" cy="1841500"/>
            <wp:effectExtent l="0" t="0" r="3810" b="6350"/>
            <wp:wrapTight wrapText="bothSides">
              <wp:wrapPolygon edited="0">
                <wp:start x="0" y="0"/>
                <wp:lineTo x="0" y="21451"/>
                <wp:lineTo x="21490" y="21451"/>
                <wp:lineTo x="21490" y="0"/>
                <wp:lineTo x="0" y="0"/>
              </wp:wrapPolygon>
            </wp:wrapTight>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2987040" cy="1841500"/>
                    </a:xfrm>
                    <a:prstGeom prst="rect">
                      <a:avLst/>
                    </a:prstGeom>
                  </pic:spPr>
                </pic:pic>
              </a:graphicData>
            </a:graphic>
            <wp14:sizeRelH relativeFrom="margin">
              <wp14:pctWidth>0</wp14:pctWidth>
            </wp14:sizeRelH>
            <wp14:sizeRelV relativeFrom="margin">
              <wp14:pctHeight>0</wp14:pctHeight>
            </wp14:sizeRelV>
          </wp:anchor>
        </w:drawing>
      </w:r>
      <w:r w:rsidR="00447A73" w:rsidRPr="00447A73">
        <w:rPr>
          <w:rFonts w:asciiTheme="majorBidi" w:hAnsiTheme="majorBidi" w:cstheme="majorBidi"/>
        </w:rPr>
        <w:t>Urban congestion is a difficult challenge that lots of developing and first-world countries face globally. They suffer due to its harsh consequences on the economy and environment.  Urban congestion is the increased density of people in a small area. </w:t>
      </w:r>
    </w:p>
    <w:p w14:paraId="0809628A" w14:textId="798B4918" w:rsidR="00447A73" w:rsidRPr="00447A73" w:rsidRDefault="00447A73" w:rsidP="00447A73">
      <w:pPr>
        <w:spacing w:line="480" w:lineRule="auto"/>
        <w:ind w:firstLine="720"/>
        <w:rPr>
          <w:rFonts w:asciiTheme="majorBidi" w:hAnsiTheme="majorBidi" w:cstheme="majorBidi"/>
          <w:lang w:val="en-US"/>
        </w:rPr>
      </w:pPr>
      <w:r w:rsidRPr="00447A73">
        <w:rPr>
          <w:rFonts w:asciiTheme="majorBidi" w:hAnsiTheme="majorBidi" w:cstheme="majorBidi"/>
          <w:lang w:val="en-US"/>
        </w:rPr>
        <w:t>Egypt suffers from urban congestion because most of the residents live in urban governorates such as Cairo, Giza, and Alexandria, while there are a lot of arid areas throughout the country. Egypt is considered one of the most populated</w:t>
      </w:r>
      <w:r>
        <w:rPr>
          <w:rFonts w:asciiTheme="majorBidi" w:hAnsiTheme="majorBidi" w:cstheme="majorBidi"/>
          <w:lang w:val="en-US"/>
        </w:rPr>
        <w:t xml:space="preserve"> </w:t>
      </w:r>
      <w:r w:rsidRPr="00447A73">
        <w:rPr>
          <w:rFonts w:asciiTheme="majorBidi" w:hAnsiTheme="majorBidi" w:cstheme="majorBidi"/>
          <w:lang w:val="en-US"/>
        </w:rPr>
        <w:t>Countries in the world as the current population is approximately 113,000,000 inhabitants in 2023, and the population density is 2000 per square kilometer.</w:t>
      </w:r>
    </w:p>
    <w:p w14:paraId="6B15ED4C" w14:textId="77777777" w:rsidR="00447A73" w:rsidRPr="00447A73" w:rsidRDefault="00447A73" w:rsidP="00447A73">
      <w:pPr>
        <w:spacing w:line="480" w:lineRule="auto"/>
        <w:ind w:firstLine="720"/>
        <w:rPr>
          <w:rFonts w:asciiTheme="majorBidi" w:hAnsiTheme="majorBidi" w:cstheme="majorBidi"/>
          <w:lang w:val="en-US"/>
        </w:rPr>
      </w:pPr>
      <w:r w:rsidRPr="00447A73">
        <w:rPr>
          <w:rFonts w:asciiTheme="majorBidi" w:hAnsiTheme="majorBidi" w:cstheme="majorBidi"/>
          <w:lang w:val="en-US"/>
        </w:rPr>
        <w:t>The population distribution in Egypt is extremely unbalanced, where 6% of the total national area carries 96% of the population, while the remaining 4% of the population is found scattered around the country, and 68% of the population is found in The Greater Cairo Region, Alexandria, and the Delta.</w:t>
      </w:r>
    </w:p>
    <w:p w14:paraId="433D5A0C" w14:textId="77777777" w:rsidR="00447A73" w:rsidRPr="00447A73" w:rsidRDefault="00447A73" w:rsidP="00447A73">
      <w:pPr>
        <w:spacing w:line="480" w:lineRule="auto"/>
        <w:ind w:firstLine="720"/>
        <w:rPr>
          <w:rFonts w:asciiTheme="majorBidi" w:hAnsiTheme="majorBidi" w:cstheme="majorBidi"/>
          <w:lang w:val="en-US"/>
        </w:rPr>
      </w:pPr>
      <w:r w:rsidRPr="00447A73">
        <w:rPr>
          <w:rFonts w:asciiTheme="majorBidi" w:hAnsiTheme="majorBidi" w:cstheme="majorBidi"/>
          <w:lang w:val="en-US"/>
        </w:rPr>
        <w:lastRenderedPageBreak/>
        <w:t>Around 42% of the population lives in urban cities, as shown in Figure 5 (46,000,000 in 2022), which leads to high traffic congestion in these cities and a lot of environmental and economic problems.</w:t>
      </w:r>
    </w:p>
    <w:p w14:paraId="23B44552" w14:textId="77777777" w:rsidR="00447A73" w:rsidRPr="00447A73" w:rsidRDefault="00447A73" w:rsidP="00447A73">
      <w:pPr>
        <w:spacing w:line="480" w:lineRule="auto"/>
        <w:ind w:firstLine="720"/>
        <w:rPr>
          <w:rFonts w:asciiTheme="majorBidi" w:hAnsiTheme="majorBidi" w:cstheme="majorBidi"/>
          <w:lang w:val="en-US"/>
        </w:rPr>
      </w:pPr>
      <w:r w:rsidRPr="00447A73">
        <w:rPr>
          <w:rFonts w:asciiTheme="majorBidi" w:hAnsiTheme="majorBidi" w:cstheme="majorBidi"/>
          <w:lang w:val="en-US"/>
        </w:rPr>
        <w:t>The previous data shows that Egypt has a severe problem with urban congestion, which affects the environmental, economic, and social life of Egyptians.</w:t>
      </w:r>
    </w:p>
    <w:p w14:paraId="7B9F1DFE" w14:textId="77777777" w:rsidR="00447A73" w:rsidRPr="00447A73" w:rsidRDefault="00447A73" w:rsidP="00447A73">
      <w:pPr>
        <w:rPr>
          <w:lang w:val="en-US"/>
        </w:rPr>
      </w:pPr>
    </w:p>
    <w:p w14:paraId="4EDB7874" w14:textId="77777777" w:rsidR="006E5D3E" w:rsidRPr="006E5D3E" w:rsidRDefault="006E5D3E" w:rsidP="006E5D3E">
      <w:pPr>
        <w:rPr>
          <w:lang w:val="en-AE"/>
        </w:rPr>
      </w:pPr>
    </w:p>
    <w:p w14:paraId="475DB13D" w14:textId="4E4920B4" w:rsidR="00744EC2" w:rsidRPr="00E575F1" w:rsidRDefault="00F62F37" w:rsidP="00E575F1">
      <w:pPr>
        <w:pStyle w:val="Heading3"/>
        <w:spacing w:line="480" w:lineRule="auto"/>
        <w:jc w:val="center"/>
        <w:rPr>
          <w:rFonts w:cs="Times New Roman"/>
          <w:b/>
          <w:color w:val="0D0D0D" w:themeColor="text1" w:themeTint="F2"/>
          <w:sz w:val="32"/>
          <w:lang w:val="en-AE"/>
        </w:rPr>
      </w:pPr>
      <w:bookmarkStart w:id="4" w:name="_Toc215822988"/>
      <w:r w:rsidRPr="00D00C01">
        <w:rPr>
          <w:rFonts w:cs="Times New Roman"/>
          <w:b/>
          <w:color w:val="0D0D0D" w:themeColor="text1" w:themeTint="F2"/>
          <w:sz w:val="32"/>
          <w:lang w:val="en-AE"/>
        </w:rPr>
        <w:t>Causes</w:t>
      </w:r>
      <w:bookmarkEnd w:id="4"/>
    </w:p>
    <w:p w14:paraId="7651E4A1" w14:textId="16405E7F" w:rsidR="00F62F37" w:rsidRPr="00D00C01" w:rsidRDefault="00E575F1" w:rsidP="00CE1E7A">
      <w:pPr>
        <w:spacing w:line="480" w:lineRule="auto"/>
        <w:rPr>
          <w:rFonts w:asciiTheme="majorBidi" w:hAnsiTheme="majorBidi" w:cstheme="majorBidi"/>
          <w:b/>
          <w:bCs/>
          <w:sz w:val="32"/>
          <w:szCs w:val="32"/>
          <w:lang w:val="en-US"/>
        </w:rPr>
      </w:pPr>
      <w:r w:rsidRPr="00E575F1">
        <w:rPr>
          <w:rFonts w:asciiTheme="majorBidi" w:hAnsiTheme="majorBidi" w:cstheme="majorBidi"/>
          <w:b/>
          <w:bCs/>
          <w:sz w:val="32"/>
          <w:szCs w:val="32"/>
          <w:lang w:val="en-US"/>
        </w:rPr>
        <w:t>Economic opportunities in urban areas</w:t>
      </w:r>
    </w:p>
    <w:p w14:paraId="3EBCDE83" w14:textId="278B4F7B" w:rsidR="00F62F37" w:rsidRPr="00D00C01" w:rsidRDefault="00F41C47" w:rsidP="00E3512A">
      <w:pPr>
        <w:spacing w:line="480" w:lineRule="auto"/>
        <w:ind w:firstLine="720"/>
        <w:rPr>
          <w:rFonts w:asciiTheme="majorBidi" w:hAnsiTheme="majorBidi" w:cstheme="majorBidi"/>
          <w:lang w:val="en-US"/>
        </w:rPr>
      </w:pPr>
      <w:r w:rsidRPr="00F41C47">
        <w:rPr>
          <w:rFonts w:asciiTheme="majorBidi" w:hAnsiTheme="majorBidi" w:cstheme="majorBidi"/>
          <w:lang w:val="en-US"/>
        </w:rPr>
        <w:t>Economic opportunities are a main factor that affects the concentration of population in an area, because people search for a better life for themselves and their families. In Egypt, great job opportunities are usually found in urban areas</w:t>
      </w:r>
      <w:r w:rsidR="00E3512A">
        <w:rPr>
          <w:rFonts w:asciiTheme="majorBidi" w:hAnsiTheme="majorBidi" w:cstheme="majorBidi"/>
          <w:lang w:val="en-US"/>
        </w:rPr>
        <w:t xml:space="preserve"> </w:t>
      </w:r>
      <w:r w:rsidRPr="00F41C47">
        <w:rPr>
          <w:rFonts w:asciiTheme="majorBidi" w:hAnsiTheme="majorBidi" w:cstheme="majorBidi"/>
          <w:lang w:val="en-US"/>
        </w:rPr>
        <w:t xml:space="preserve">and </w:t>
      </w:r>
      <w:r>
        <w:rPr>
          <w:rFonts w:asciiTheme="majorBidi" w:hAnsiTheme="majorBidi" w:cstheme="majorBidi"/>
          <w:lang w:val="en-US"/>
        </w:rPr>
        <w:t>the</w:t>
      </w:r>
      <w:r w:rsidRPr="00F41C47">
        <w:rPr>
          <w:rFonts w:asciiTheme="majorBidi" w:hAnsiTheme="majorBidi" w:cstheme="majorBidi"/>
          <w:lang w:val="en-US"/>
        </w:rPr>
        <w:t xml:space="preserve"> Greater Cairo governorates, Alexandria</w:t>
      </w:r>
      <w:r>
        <w:rPr>
          <w:rFonts w:asciiTheme="majorBidi" w:hAnsiTheme="majorBidi" w:cstheme="majorBidi"/>
          <w:lang w:val="en-US"/>
        </w:rPr>
        <w:t>,</w:t>
      </w:r>
      <w:r w:rsidRPr="00F41C47">
        <w:rPr>
          <w:rFonts w:asciiTheme="majorBidi" w:hAnsiTheme="majorBidi" w:cstheme="majorBidi"/>
          <w:lang w:val="en-US"/>
        </w:rPr>
        <w:t xml:space="preserve"> and other urban areas contain most of </w:t>
      </w:r>
      <w:r>
        <w:rPr>
          <w:rFonts w:asciiTheme="majorBidi" w:hAnsiTheme="majorBidi" w:cstheme="majorBidi"/>
          <w:lang w:val="en-US"/>
        </w:rPr>
        <w:t xml:space="preserve">the </w:t>
      </w:r>
      <w:r w:rsidRPr="00F41C47">
        <w:rPr>
          <w:rFonts w:asciiTheme="majorBidi" w:hAnsiTheme="majorBidi" w:cstheme="majorBidi"/>
          <w:lang w:val="en-US"/>
        </w:rPr>
        <w:t>essential economic facilities and businesses</w:t>
      </w:r>
      <w:r>
        <w:rPr>
          <w:rFonts w:asciiTheme="majorBidi" w:hAnsiTheme="majorBidi" w:cstheme="majorBidi"/>
          <w:lang w:val="en-US"/>
        </w:rPr>
        <w:t>,</w:t>
      </w:r>
      <w:r w:rsidRPr="00F41C47">
        <w:rPr>
          <w:rFonts w:asciiTheme="majorBidi" w:hAnsiTheme="majorBidi" w:cstheme="majorBidi"/>
          <w:lang w:val="en-US"/>
        </w:rPr>
        <w:t xml:space="preserve"> which urge inhabitants to migrate to these urban areas looking for better jobs and deluxe housing</w:t>
      </w:r>
      <w:r w:rsidR="00F62F37" w:rsidRPr="01A6F3E7">
        <w:rPr>
          <w:rFonts w:asciiTheme="majorBidi" w:hAnsiTheme="majorBidi" w:cstheme="majorBidi"/>
          <w:lang w:val="en-US"/>
        </w:rPr>
        <w:t>.</w:t>
      </w:r>
    </w:p>
    <w:p w14:paraId="6EB12253" w14:textId="1956190F" w:rsidR="00F62F37" w:rsidRPr="00D00C01" w:rsidRDefault="00B50104" w:rsidP="00CE1E7A">
      <w:pPr>
        <w:tabs>
          <w:tab w:val="left" w:pos="3418"/>
        </w:tabs>
        <w:spacing w:line="480" w:lineRule="auto"/>
        <w:rPr>
          <w:rFonts w:asciiTheme="majorBidi" w:hAnsiTheme="majorBidi" w:cstheme="majorBidi"/>
          <w:b/>
          <w:iCs/>
          <w:sz w:val="32"/>
          <w:szCs w:val="32"/>
          <w:lang w:val="en-AE"/>
        </w:rPr>
      </w:pPr>
      <w:r w:rsidRPr="00B50104">
        <w:rPr>
          <w:rFonts w:asciiTheme="majorBidi" w:hAnsiTheme="majorBidi" w:cstheme="majorBidi"/>
          <w:b/>
          <w:iCs/>
          <w:sz w:val="32"/>
          <w:szCs w:val="32"/>
          <w:lang w:val="en-AE"/>
        </w:rPr>
        <w:t>Arid areas in Egypt</w:t>
      </w:r>
      <w:r w:rsidR="00F62F37" w:rsidRPr="00D00C01">
        <w:rPr>
          <w:rFonts w:asciiTheme="majorBidi" w:hAnsiTheme="majorBidi" w:cstheme="majorBidi"/>
          <w:b/>
          <w:iCs/>
          <w:sz w:val="32"/>
          <w:szCs w:val="32"/>
          <w:lang w:val="en-AE"/>
        </w:rPr>
        <w:tab/>
      </w:r>
    </w:p>
    <w:p w14:paraId="1C7EC915" w14:textId="51D22E00" w:rsidR="00F62F37" w:rsidRPr="00D00C01" w:rsidRDefault="00514588" w:rsidP="00CE1E7A">
      <w:pPr>
        <w:spacing w:line="480" w:lineRule="auto"/>
        <w:ind w:firstLine="720"/>
        <w:rPr>
          <w:rFonts w:asciiTheme="majorBidi" w:hAnsiTheme="majorBidi" w:cstheme="majorBidi"/>
          <w:sz w:val="32"/>
          <w:szCs w:val="32"/>
          <w:lang w:val="en-US"/>
        </w:rPr>
      </w:pPr>
      <w:r w:rsidRPr="00514588">
        <w:rPr>
          <w:rFonts w:asciiTheme="majorBidi" w:hAnsiTheme="majorBidi" w:cstheme="majorBidi"/>
          <w:lang w:val="en-US"/>
        </w:rPr>
        <w:t xml:space="preserve">The high amounts of arid areas </w:t>
      </w:r>
      <w:r w:rsidR="004E1087">
        <w:rPr>
          <w:rFonts w:asciiTheme="majorBidi" w:hAnsiTheme="majorBidi" w:cstheme="majorBidi"/>
          <w:lang w:val="en-US"/>
        </w:rPr>
        <w:t>are</w:t>
      </w:r>
      <w:r w:rsidRPr="00514588">
        <w:rPr>
          <w:rFonts w:asciiTheme="majorBidi" w:hAnsiTheme="majorBidi" w:cstheme="majorBidi"/>
          <w:lang w:val="en-US"/>
        </w:rPr>
        <w:t xml:space="preserve"> considered a key factor </w:t>
      </w:r>
      <w:r w:rsidR="004E1087">
        <w:rPr>
          <w:rFonts w:asciiTheme="majorBidi" w:hAnsiTheme="majorBidi" w:cstheme="majorBidi"/>
          <w:lang w:val="en-US"/>
        </w:rPr>
        <w:t>in</w:t>
      </w:r>
      <w:r w:rsidRPr="00514588">
        <w:rPr>
          <w:rFonts w:asciiTheme="majorBidi" w:hAnsiTheme="majorBidi" w:cstheme="majorBidi"/>
          <w:lang w:val="en-US"/>
        </w:rPr>
        <w:t xml:space="preserve"> the urbanization in Egypt. It was mentioned that 96% of Egypt’s total area is arid. This leads to a high population density in urban areas because the arid areas are not suitable for human life. This is caused by many reasons, one of them is that arid </w:t>
      </w:r>
      <w:r w:rsidRPr="00514588">
        <w:rPr>
          <w:rFonts w:asciiTheme="majorBidi" w:hAnsiTheme="majorBidi" w:cstheme="majorBidi"/>
          <w:lang w:val="en-US"/>
        </w:rPr>
        <w:lastRenderedPageBreak/>
        <w:t>areas suffer from low water resources</w:t>
      </w:r>
      <w:r w:rsidR="004E1087">
        <w:rPr>
          <w:rFonts w:asciiTheme="majorBidi" w:hAnsiTheme="majorBidi" w:cstheme="majorBidi"/>
          <w:lang w:val="en-US"/>
        </w:rPr>
        <w:t>,</w:t>
      </w:r>
      <w:r w:rsidRPr="00514588">
        <w:rPr>
          <w:rFonts w:asciiTheme="majorBidi" w:hAnsiTheme="majorBidi" w:cstheme="majorBidi"/>
          <w:lang w:val="en-US"/>
        </w:rPr>
        <w:t xml:space="preserve"> which </w:t>
      </w:r>
      <w:r w:rsidR="004E1087">
        <w:rPr>
          <w:rFonts w:asciiTheme="majorBidi" w:hAnsiTheme="majorBidi" w:cstheme="majorBidi"/>
          <w:lang w:val="en-US"/>
        </w:rPr>
        <w:t>makes</w:t>
      </w:r>
      <w:r w:rsidRPr="00514588">
        <w:rPr>
          <w:rFonts w:asciiTheme="majorBidi" w:hAnsiTheme="majorBidi" w:cstheme="majorBidi"/>
          <w:lang w:val="en-US"/>
        </w:rPr>
        <w:t xml:space="preserve"> them inappropriate for life, in addition to the difficulty of </w:t>
      </w:r>
      <w:r w:rsidR="004E1087">
        <w:rPr>
          <w:rFonts w:asciiTheme="majorBidi" w:hAnsiTheme="majorBidi" w:cstheme="majorBidi"/>
          <w:lang w:val="en-US"/>
        </w:rPr>
        <w:t>establishing</w:t>
      </w:r>
      <w:r w:rsidRPr="00514588">
        <w:rPr>
          <w:rFonts w:asciiTheme="majorBidi" w:hAnsiTheme="majorBidi" w:cstheme="majorBidi"/>
          <w:lang w:val="en-US"/>
        </w:rPr>
        <w:t xml:space="preserve"> agriculture even when water is found, due to the unsuitability of the soil. Moreover, the environmental properties and ecosystem in arid areas are havoc-causing. This appears clearly in the terrible climate and wildlife</w:t>
      </w:r>
      <w:r w:rsidR="00F62F37" w:rsidRPr="01A6F3E7">
        <w:rPr>
          <w:rFonts w:asciiTheme="majorBidi" w:hAnsiTheme="majorBidi" w:cstheme="majorBidi"/>
          <w:lang w:val="en-US"/>
        </w:rPr>
        <w:t xml:space="preserve">. </w:t>
      </w:r>
    </w:p>
    <w:p w14:paraId="46F4F914" w14:textId="77777777" w:rsidR="00F62F37" w:rsidRPr="00D00C01" w:rsidRDefault="00F62F37" w:rsidP="00CE1E7A">
      <w:pPr>
        <w:spacing w:line="480" w:lineRule="auto"/>
        <w:rPr>
          <w:rFonts w:asciiTheme="majorBidi" w:hAnsiTheme="majorBidi" w:cstheme="majorBidi"/>
          <w:b/>
          <w:iCs/>
          <w:sz w:val="32"/>
          <w:szCs w:val="32"/>
          <w:lang w:val="en-AE"/>
        </w:rPr>
      </w:pPr>
      <w:r w:rsidRPr="00D00C01">
        <w:rPr>
          <w:rFonts w:asciiTheme="majorBidi" w:hAnsiTheme="majorBidi" w:cstheme="majorBidi"/>
          <w:b/>
          <w:iCs/>
          <w:sz w:val="32"/>
          <w:szCs w:val="32"/>
          <w:lang w:val="en-AE"/>
        </w:rPr>
        <w:t>Imperfect Waste Management System</w:t>
      </w:r>
    </w:p>
    <w:p w14:paraId="3F0454EC" w14:textId="77777777" w:rsidR="00F62F37" w:rsidRPr="00D00C01" w:rsidRDefault="00F62F37" w:rsidP="00CE1E7A">
      <w:pPr>
        <w:spacing w:line="480" w:lineRule="auto"/>
        <w:ind w:firstLine="720"/>
        <w:rPr>
          <w:rFonts w:asciiTheme="majorBidi" w:hAnsiTheme="majorBidi" w:cstheme="majorBidi"/>
          <w:szCs w:val="28"/>
          <w:lang w:val="en-AE"/>
        </w:rPr>
      </w:pPr>
      <w:r w:rsidRPr="00D00C01">
        <w:rPr>
          <w:rFonts w:asciiTheme="majorBidi" w:hAnsiTheme="majorBidi" w:cstheme="majorBidi"/>
          <w:szCs w:val="28"/>
          <w:lang w:val="en-AE"/>
        </w:rPr>
        <w:t>The current waste management systems in Egypt also emphasize on waste disposal rather than recycling. All that Municipalities tend to do is to collect waste and transport it to a landfill or an open dump with little or no efforts made to retrieve recyclable materials. Such waste management practices as this one are not only inefficient as they lead to loss of recoverable resources, but also contribute to serious environmental issues like deterioration of land and water</w:t>
      </w:r>
    </w:p>
    <w:p w14:paraId="243AC7B7" w14:textId="77777777" w:rsidR="00F62F37" w:rsidRPr="00D00C01" w:rsidRDefault="00F62F37" w:rsidP="00CE1E7A">
      <w:pPr>
        <w:spacing w:line="480" w:lineRule="auto"/>
        <w:rPr>
          <w:rFonts w:asciiTheme="majorBidi" w:hAnsiTheme="majorBidi" w:cstheme="majorBidi"/>
          <w:b/>
          <w:sz w:val="32"/>
          <w:szCs w:val="32"/>
          <w:u w:val="single"/>
          <w:lang w:val="en-AE"/>
        </w:rPr>
      </w:pPr>
    </w:p>
    <w:p w14:paraId="7E0C731F" w14:textId="77777777" w:rsidR="00F62F37" w:rsidRPr="00D00C01" w:rsidRDefault="00F62F37" w:rsidP="00CE1E7A">
      <w:pPr>
        <w:pStyle w:val="Heading3"/>
        <w:spacing w:line="480" w:lineRule="auto"/>
        <w:jc w:val="center"/>
        <w:rPr>
          <w:rFonts w:cs="Times New Roman"/>
          <w:b/>
          <w:color w:val="0D0D0D" w:themeColor="text1" w:themeTint="F2"/>
          <w:sz w:val="32"/>
          <w:lang w:val="en-AE"/>
        </w:rPr>
      </w:pPr>
      <w:bookmarkStart w:id="5" w:name="_Toc215822989"/>
      <w:r w:rsidRPr="00D00C01">
        <w:rPr>
          <w:rFonts w:cs="Times New Roman"/>
          <w:b/>
          <w:color w:val="0D0D0D" w:themeColor="text1" w:themeTint="F2"/>
          <w:sz w:val="32"/>
          <w:lang w:val="en-AE"/>
        </w:rPr>
        <w:t>Impacts</w:t>
      </w:r>
      <w:bookmarkEnd w:id="5"/>
    </w:p>
    <w:p w14:paraId="3EA95C94" w14:textId="05EFE7F7" w:rsidR="00F62F37" w:rsidRPr="00D00C01" w:rsidRDefault="001B77D5" w:rsidP="00CE1E7A">
      <w:pPr>
        <w:spacing w:line="480" w:lineRule="auto"/>
        <w:rPr>
          <w:rFonts w:asciiTheme="majorBidi" w:hAnsiTheme="majorBidi" w:cstheme="majorBidi"/>
          <w:b/>
          <w:iCs/>
          <w:szCs w:val="28"/>
          <w:lang w:val="en-AE"/>
        </w:rPr>
      </w:pPr>
      <w:r w:rsidRPr="001B77D5">
        <w:rPr>
          <w:rFonts w:asciiTheme="majorBidi" w:hAnsiTheme="majorBidi" w:cstheme="majorBidi"/>
          <w:b/>
          <w:iCs/>
          <w:sz w:val="32"/>
          <w:szCs w:val="32"/>
          <w:lang w:val="en-AE"/>
        </w:rPr>
        <w:t>Traffic congestion</w:t>
      </w:r>
    </w:p>
    <w:p w14:paraId="02517E66" w14:textId="6DD5148E" w:rsidR="00F62F37" w:rsidRPr="00D00C01" w:rsidRDefault="00FC5098" w:rsidP="00CE1E7A">
      <w:pPr>
        <w:spacing w:line="480" w:lineRule="auto"/>
        <w:ind w:firstLine="720"/>
        <w:rPr>
          <w:rFonts w:asciiTheme="majorBidi" w:hAnsiTheme="majorBidi" w:cstheme="majorBidi"/>
          <w:lang w:val="en-US"/>
        </w:rPr>
      </w:pPr>
      <w:r w:rsidRPr="00FC5098">
        <w:rPr>
          <w:rFonts w:asciiTheme="majorBidi" w:hAnsiTheme="majorBidi" w:cstheme="majorBidi"/>
          <w:lang w:val="en-US"/>
        </w:rPr>
        <w:t xml:space="preserve">Traffic congestion is a serious problem in Egypt, especially </w:t>
      </w:r>
      <w:r>
        <w:rPr>
          <w:rFonts w:asciiTheme="majorBidi" w:hAnsiTheme="majorBidi" w:cstheme="majorBidi"/>
          <w:lang w:val="en-US"/>
        </w:rPr>
        <w:t xml:space="preserve">in </w:t>
      </w:r>
      <w:r w:rsidRPr="00FC5098">
        <w:rPr>
          <w:rFonts w:asciiTheme="majorBidi" w:hAnsiTheme="majorBidi" w:cstheme="majorBidi"/>
          <w:lang w:val="en-US"/>
        </w:rPr>
        <w:t>the GCMA (The Greater Cairo Metropolitan Area)</w:t>
      </w:r>
      <w:r>
        <w:rPr>
          <w:rFonts w:asciiTheme="majorBidi" w:hAnsiTheme="majorBidi" w:cstheme="majorBidi"/>
          <w:lang w:val="en-US"/>
        </w:rPr>
        <w:t>,</w:t>
      </w:r>
      <w:r w:rsidRPr="00FC5098">
        <w:rPr>
          <w:rFonts w:asciiTheme="majorBidi" w:hAnsiTheme="majorBidi" w:cstheme="majorBidi"/>
          <w:lang w:val="en-US"/>
        </w:rPr>
        <w:t xml:space="preserve"> with its high population density. This congestion affects both the quality of life and the economy. People waste their time waiting in traffic</w:t>
      </w:r>
      <w:r>
        <w:rPr>
          <w:rFonts w:asciiTheme="majorBidi" w:hAnsiTheme="majorBidi" w:cstheme="majorBidi"/>
          <w:lang w:val="en-US"/>
        </w:rPr>
        <w:t>;</w:t>
      </w:r>
      <w:r w:rsidRPr="00FC5098">
        <w:rPr>
          <w:rFonts w:asciiTheme="majorBidi" w:hAnsiTheme="majorBidi" w:cstheme="majorBidi"/>
          <w:lang w:val="en-US"/>
        </w:rPr>
        <w:t xml:space="preserve"> this time could be spent doing more important and beneficial things. In addition to this, it makes the location unattractive for businesses and </w:t>
      </w:r>
      <w:r w:rsidRPr="00FC5098">
        <w:rPr>
          <w:rFonts w:asciiTheme="majorBidi" w:hAnsiTheme="majorBidi" w:cstheme="majorBidi"/>
          <w:lang w:val="en-US"/>
        </w:rPr>
        <w:lastRenderedPageBreak/>
        <w:t xml:space="preserve">industry to be opened there and increases greenhouse </w:t>
      </w:r>
      <w:r>
        <w:rPr>
          <w:rFonts w:asciiTheme="majorBidi" w:hAnsiTheme="majorBidi" w:cstheme="majorBidi"/>
          <w:lang w:val="en-US"/>
        </w:rPr>
        <w:t>gas</w:t>
      </w:r>
      <w:r w:rsidRPr="00FC5098">
        <w:rPr>
          <w:rFonts w:asciiTheme="majorBidi" w:hAnsiTheme="majorBidi" w:cstheme="majorBidi"/>
          <w:lang w:val="en-US"/>
        </w:rPr>
        <w:t xml:space="preserve"> emissions and air pollution. The Ministry of Health says that in 2021, more than 2 million people </w:t>
      </w:r>
      <w:r>
        <w:rPr>
          <w:rFonts w:asciiTheme="majorBidi" w:hAnsiTheme="majorBidi" w:cstheme="majorBidi"/>
          <w:lang w:val="en-US"/>
        </w:rPr>
        <w:t>sought</w:t>
      </w:r>
      <w:r w:rsidRPr="00FC5098">
        <w:rPr>
          <w:rFonts w:asciiTheme="majorBidi" w:hAnsiTheme="majorBidi" w:cstheme="majorBidi"/>
          <w:lang w:val="en-US"/>
        </w:rPr>
        <w:t xml:space="preserve"> medical treatment for respiratory problems due to air pollution</w:t>
      </w:r>
      <w:r w:rsidR="00F62F37" w:rsidRPr="01A6F3E7">
        <w:rPr>
          <w:rFonts w:asciiTheme="majorBidi" w:hAnsiTheme="majorBidi" w:cstheme="majorBidi"/>
          <w:lang w:val="en-US"/>
        </w:rPr>
        <w:t xml:space="preserve">. </w:t>
      </w:r>
    </w:p>
    <w:p w14:paraId="4BFAE694" w14:textId="77777777" w:rsidR="00FB38FC" w:rsidRDefault="009A6855" w:rsidP="00FB38FC">
      <w:pPr>
        <w:spacing w:line="480" w:lineRule="auto"/>
        <w:rPr>
          <w:rFonts w:asciiTheme="majorBidi" w:hAnsiTheme="majorBidi" w:cstheme="majorBidi"/>
          <w:b/>
          <w:iCs/>
          <w:sz w:val="32"/>
          <w:szCs w:val="32"/>
          <w:rtl/>
          <w:lang w:val="en-AE"/>
        </w:rPr>
      </w:pPr>
      <w:r w:rsidRPr="009A6855">
        <w:rPr>
          <w:rFonts w:asciiTheme="majorBidi" w:hAnsiTheme="majorBidi" w:cstheme="majorBidi"/>
          <w:b/>
          <w:iCs/>
          <w:sz w:val="32"/>
          <w:szCs w:val="32"/>
          <w:lang w:val="en-AE"/>
        </w:rPr>
        <w:t>Insufficient water availability and large food-production</w:t>
      </w:r>
      <w:r w:rsidR="00FB38FC">
        <w:rPr>
          <w:rFonts w:asciiTheme="majorBidi" w:hAnsiTheme="majorBidi" w:cstheme="majorBidi" w:hint="cs"/>
          <w:b/>
          <w:iCs/>
          <w:sz w:val="32"/>
          <w:szCs w:val="32"/>
          <w:rtl/>
          <w:lang w:val="en-AE"/>
        </w:rPr>
        <w:t xml:space="preserve"> </w:t>
      </w:r>
      <w:r w:rsidRPr="009A6855">
        <w:rPr>
          <w:rFonts w:asciiTheme="majorBidi" w:hAnsiTheme="majorBidi" w:cstheme="majorBidi"/>
          <w:b/>
          <w:iCs/>
          <w:sz w:val="32"/>
          <w:szCs w:val="32"/>
          <w:lang w:val="en-AE"/>
        </w:rPr>
        <w:t>deficiency</w:t>
      </w:r>
    </w:p>
    <w:p w14:paraId="5852ADC9" w14:textId="77777777" w:rsidR="00D14298" w:rsidRPr="00D14298" w:rsidRDefault="00D14298" w:rsidP="00D14298">
      <w:pPr>
        <w:spacing w:line="480" w:lineRule="auto"/>
        <w:ind w:firstLine="720"/>
        <w:rPr>
          <w:rFonts w:asciiTheme="majorBidi" w:hAnsiTheme="majorBidi" w:cstheme="majorBidi"/>
          <w:szCs w:val="28"/>
          <w:lang w:val="en-AE"/>
        </w:rPr>
      </w:pPr>
      <w:r w:rsidRPr="00D14298">
        <w:rPr>
          <w:rFonts w:asciiTheme="majorBidi" w:hAnsiTheme="majorBidi" w:cstheme="majorBidi"/>
          <w:szCs w:val="28"/>
          <w:lang w:val="en-AE"/>
        </w:rPr>
        <w:t>Egypt is a high-population country with a long river and agricultural lands on its banks, in addition to congestion in urban areas with an annual urban growth rate of 2%. All of these are factors that affect water availability and food production negatively.</w:t>
      </w:r>
    </w:p>
    <w:p w14:paraId="51224EB3" w14:textId="4396DFEA" w:rsidR="00F62F37" w:rsidRPr="00D00C01" w:rsidRDefault="00D14298" w:rsidP="00D14298">
      <w:pPr>
        <w:spacing w:line="480" w:lineRule="auto"/>
        <w:ind w:firstLine="720"/>
        <w:rPr>
          <w:rFonts w:asciiTheme="majorBidi" w:hAnsiTheme="majorBidi" w:cstheme="majorBidi"/>
          <w:lang w:val="en-US"/>
        </w:rPr>
      </w:pPr>
      <w:r w:rsidRPr="25C7FC0E">
        <w:rPr>
          <w:rFonts w:asciiTheme="majorBidi" w:hAnsiTheme="majorBidi" w:cstheme="majorBidi"/>
          <w:lang w:val="en-US"/>
        </w:rPr>
        <w:t>Egypt suffers from around 7 billion cubic meters as the annual deficit of water in 2021 which makes it one of the countries that are expected to face a shortage of water by 2025. Cairo, the capital, and the most populated governorate is in the probability of drinking draining of drinking presently</w:t>
      </w:r>
      <w:r w:rsidR="00F62F37" w:rsidRPr="25C7FC0E">
        <w:rPr>
          <w:rFonts w:asciiTheme="majorBidi" w:hAnsiTheme="majorBidi" w:cstheme="majorBidi"/>
          <w:lang w:val="en-US"/>
        </w:rPr>
        <w:t xml:space="preserve">. </w:t>
      </w:r>
    </w:p>
    <w:p w14:paraId="0479FC95" w14:textId="2B7E08A4" w:rsidR="005671EB" w:rsidRDefault="005671EB" w:rsidP="000E551E">
      <w:pPr>
        <w:spacing w:line="480" w:lineRule="auto"/>
        <w:rPr>
          <w:rFonts w:asciiTheme="majorBidi" w:hAnsiTheme="majorBidi" w:cstheme="majorBidi"/>
          <w:b/>
          <w:iCs/>
          <w:sz w:val="32"/>
          <w:szCs w:val="32"/>
          <w:rtl/>
          <w:lang w:val="en-AE"/>
        </w:rPr>
      </w:pPr>
      <w:r w:rsidRPr="005671EB">
        <w:rPr>
          <w:rFonts w:asciiTheme="majorBidi" w:hAnsiTheme="majorBidi" w:cstheme="majorBidi"/>
          <w:b/>
          <w:iCs/>
          <w:sz w:val="32"/>
          <w:szCs w:val="32"/>
          <w:lang w:val="en-AE"/>
        </w:rPr>
        <w:t>Frequent informal settlements</w:t>
      </w:r>
    </w:p>
    <w:p w14:paraId="0E7E1746" w14:textId="59AB1ED5" w:rsidR="00F62F37" w:rsidRPr="00925AEB" w:rsidRDefault="0077469F" w:rsidP="00D56D0C">
      <w:pPr>
        <w:spacing w:line="480" w:lineRule="auto"/>
        <w:ind w:firstLine="720"/>
        <w:rPr>
          <w:rFonts w:asciiTheme="majorBidi" w:hAnsiTheme="majorBidi" w:cstheme="majorBidi"/>
          <w:lang w:val="en-US"/>
        </w:rPr>
      </w:pPr>
      <w:r>
        <w:rPr>
          <w:noProof/>
        </w:rPr>
        <w:drawing>
          <wp:anchor distT="0" distB="0" distL="0" distR="0" simplePos="0" relativeHeight="251658281" behindDoc="0" locked="0" layoutInCell="1" allowOverlap="1" wp14:anchorId="4F24F5D3" wp14:editId="571B552F">
            <wp:simplePos x="0" y="0"/>
            <wp:positionH relativeFrom="margin">
              <wp:align>right</wp:align>
            </wp:positionH>
            <wp:positionV relativeFrom="paragraph">
              <wp:posOffset>519430</wp:posOffset>
            </wp:positionV>
            <wp:extent cx="2837180" cy="1805940"/>
            <wp:effectExtent l="0" t="0" r="1270" b="3810"/>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raph showing the growth of the stock market"/>
                    <pic:cNvPicPr/>
                  </pic:nvPicPr>
                  <pic:blipFill>
                    <a:blip r:embed="rId19" cstate="print"/>
                    <a:stretch>
                      <a:fillRect/>
                    </a:stretch>
                  </pic:blipFill>
                  <pic:spPr>
                    <a:xfrm>
                      <a:off x="0" y="0"/>
                      <a:ext cx="2837180" cy="1805940"/>
                    </a:xfrm>
                    <a:prstGeom prst="rect">
                      <a:avLst/>
                    </a:prstGeom>
                  </pic:spPr>
                </pic:pic>
              </a:graphicData>
            </a:graphic>
            <wp14:sizeRelH relativeFrom="margin">
              <wp14:pctWidth>0</wp14:pctWidth>
            </wp14:sizeRelH>
            <wp14:sizeRelV relativeFrom="margin">
              <wp14:pctHeight>0</wp14:pctHeight>
            </wp14:sizeRelV>
          </wp:anchor>
        </w:drawing>
      </w:r>
      <w:r w:rsidR="00925AEB" w:rsidRPr="334C657A">
        <w:rPr>
          <w:rFonts w:asciiTheme="majorBidi" w:hAnsiTheme="majorBidi" w:cstheme="majorBidi"/>
          <w:lang w:val="en-US"/>
        </w:rPr>
        <w:t>Informal settlements are defined as residential areas that are unauthorized and do not comply with the plans of townships. In</w:t>
      </w:r>
      <w:r w:rsidR="00305B0C" w:rsidRPr="334C657A">
        <w:rPr>
          <w:rFonts w:asciiTheme="majorBidi" w:hAnsiTheme="majorBidi" w:cstheme="majorBidi" w:hint="cs"/>
          <w:rtl/>
          <w:lang w:val="en-US"/>
        </w:rPr>
        <w:t xml:space="preserve"> </w:t>
      </w:r>
      <w:r w:rsidR="00925AEB" w:rsidRPr="334C657A">
        <w:rPr>
          <w:rFonts w:asciiTheme="majorBidi" w:hAnsiTheme="majorBidi" w:cstheme="majorBidi"/>
          <w:lang w:val="en-US"/>
        </w:rPr>
        <w:t xml:space="preserve">Egypt, the congestion in urban areas was a reason for increasing the number of these settlements. 60% of The Greater Cairo Region residents live in informal residents to be part of the urban city. Informal settlements suffer from </w:t>
      </w:r>
      <w:r w:rsidR="00925AEB" w:rsidRPr="334C657A">
        <w:rPr>
          <w:rFonts w:asciiTheme="majorBidi" w:hAnsiTheme="majorBidi" w:cstheme="majorBidi"/>
          <w:lang w:val="en-US"/>
        </w:rPr>
        <w:lastRenderedPageBreak/>
        <w:t>poor health care, bad education, and an acute lack of quality of facilities and services due to their unplanned</w:t>
      </w:r>
      <w:r w:rsidR="00305B0C" w:rsidRPr="334C657A">
        <w:rPr>
          <w:rFonts w:asciiTheme="majorBidi" w:hAnsiTheme="majorBidi" w:cstheme="majorBidi" w:hint="cs"/>
          <w:rtl/>
          <w:lang w:val="en-US"/>
        </w:rPr>
        <w:t xml:space="preserve"> </w:t>
      </w:r>
      <w:r w:rsidR="00925AEB" w:rsidRPr="334C657A">
        <w:rPr>
          <w:rFonts w:asciiTheme="majorBidi" w:hAnsiTheme="majorBidi" w:cstheme="majorBidi"/>
          <w:lang w:val="en-US"/>
        </w:rPr>
        <w:t>building. In addition to the spread of ignorance</w:t>
      </w:r>
      <w:r w:rsidR="00D56D0C" w:rsidRPr="334C657A">
        <w:rPr>
          <w:rFonts w:asciiTheme="majorBidi" w:hAnsiTheme="majorBidi" w:cstheme="majorBidi"/>
          <w:lang w:val="en-US"/>
        </w:rPr>
        <w:t xml:space="preserve"> </w:t>
      </w:r>
      <w:r w:rsidR="00925AEB" w:rsidRPr="334C657A">
        <w:rPr>
          <w:rFonts w:asciiTheme="majorBidi" w:hAnsiTheme="majorBidi" w:cstheme="majorBidi"/>
          <w:lang w:val="en-US"/>
        </w:rPr>
        <w:t>because of high poverty, the lack of schools, and terrible education quality, informal settlements affect the environment negatively in many ways such as inferior sewage.</w:t>
      </w:r>
    </w:p>
    <w:p w14:paraId="164F8AEF" w14:textId="77777777" w:rsidR="00F62F37" w:rsidRPr="00D00C01" w:rsidRDefault="00F62F37" w:rsidP="00CE1E7A">
      <w:pPr>
        <w:pStyle w:val="Heading2"/>
        <w:spacing w:line="480" w:lineRule="auto"/>
        <w:rPr>
          <w:rFonts w:ascii="Times New Roman" w:hAnsi="Times New Roman" w:cs="Times New Roman"/>
          <w:b/>
          <w:color w:val="0D0D0D" w:themeColor="text1" w:themeTint="F2"/>
          <w:lang w:val="en-AE"/>
        </w:rPr>
      </w:pPr>
      <w:bookmarkStart w:id="6" w:name="_Toc215822990"/>
      <w:r w:rsidRPr="00D00C01">
        <w:rPr>
          <w:rFonts w:ascii="Times New Roman" w:hAnsi="Times New Roman" w:cs="Times New Roman"/>
          <w:b/>
          <w:color w:val="0D0D0D" w:themeColor="text1" w:themeTint="F2"/>
          <w:lang w:val="en-AE"/>
        </w:rPr>
        <w:t>Address and reduce pollution fouling our air, water, and soil</w:t>
      </w:r>
      <w:bookmarkEnd w:id="6"/>
    </w:p>
    <w:p w14:paraId="0491B6A3" w14:textId="74870809" w:rsidR="00F62F37" w:rsidRPr="00D00C01" w:rsidRDefault="008A5462" w:rsidP="00CE1E7A">
      <w:pPr>
        <w:spacing w:line="480" w:lineRule="auto"/>
        <w:ind w:firstLine="720"/>
        <w:jc w:val="both"/>
        <w:rPr>
          <w:rFonts w:cs="Times New Roman"/>
          <w:lang w:val="en-US"/>
        </w:rPr>
      </w:pPr>
      <w:r w:rsidRPr="00606811">
        <w:rPr>
          <w:rFonts w:eastAsia="Times New Roman" w:cs="Times New Roman"/>
          <w:noProof/>
          <w:color w:val="3C3C3C"/>
          <w:szCs w:val="28"/>
          <w:lang w:val="en-US"/>
        </w:rPr>
        <w:drawing>
          <wp:anchor distT="0" distB="0" distL="114300" distR="114300" simplePos="0" relativeHeight="251658254" behindDoc="0" locked="0" layoutInCell="1" allowOverlap="1" wp14:anchorId="53EE8CD1" wp14:editId="0A5CBE26">
            <wp:simplePos x="0" y="0"/>
            <wp:positionH relativeFrom="margin">
              <wp:align>right</wp:align>
            </wp:positionH>
            <wp:positionV relativeFrom="paragraph">
              <wp:posOffset>539899</wp:posOffset>
            </wp:positionV>
            <wp:extent cx="2813050" cy="1987550"/>
            <wp:effectExtent l="0" t="0" r="635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12.png"/>
                    <pic:cNvPicPr/>
                  </pic:nvPicPr>
                  <pic:blipFill>
                    <a:blip r:embed="rId20">
                      <a:extLst>
                        <a:ext uri="{28A0092B-C50C-407E-A947-70E740481C1C}">
                          <a14:useLocalDpi xmlns:a14="http://schemas.microsoft.com/office/drawing/2010/main" val="0"/>
                        </a:ext>
                      </a:extLst>
                    </a:blip>
                    <a:stretch>
                      <a:fillRect/>
                    </a:stretch>
                  </pic:blipFill>
                  <pic:spPr>
                    <a:xfrm>
                      <a:off x="0" y="0"/>
                      <a:ext cx="2813050" cy="1987550"/>
                    </a:xfrm>
                    <a:prstGeom prst="rect">
                      <a:avLst/>
                    </a:prstGeom>
                  </pic:spPr>
                </pic:pic>
              </a:graphicData>
            </a:graphic>
            <wp14:sizeRelH relativeFrom="page">
              <wp14:pctWidth>0</wp14:pctWidth>
            </wp14:sizeRelH>
            <wp14:sizeRelV relativeFrom="page">
              <wp14:pctHeight>0</wp14:pctHeight>
            </wp14:sizeRelV>
          </wp:anchor>
        </w:drawing>
      </w:r>
      <w:r w:rsidR="00CE1E7A" w:rsidRPr="00606811">
        <w:rPr>
          <w:noProof/>
        </w:rPr>
        <mc:AlternateContent>
          <mc:Choice Requires="wps">
            <w:drawing>
              <wp:anchor distT="0" distB="0" distL="114300" distR="114300" simplePos="0" relativeHeight="251658255" behindDoc="0" locked="0" layoutInCell="1" allowOverlap="1" wp14:anchorId="0192EC9E" wp14:editId="3914FF35">
                <wp:simplePos x="0" y="0"/>
                <wp:positionH relativeFrom="margin">
                  <wp:posOffset>3186199</wp:posOffset>
                </wp:positionH>
                <wp:positionV relativeFrom="paragraph">
                  <wp:posOffset>2581564</wp:posOffset>
                </wp:positionV>
                <wp:extent cx="2620645" cy="246380"/>
                <wp:effectExtent l="0" t="0" r="8255" b="1270"/>
                <wp:wrapSquare wrapText="bothSides"/>
                <wp:docPr id="12" name="Text Box 12"/>
                <wp:cNvGraphicFramePr/>
                <a:graphic xmlns:a="http://schemas.openxmlformats.org/drawingml/2006/main">
                  <a:graphicData uri="http://schemas.microsoft.com/office/word/2010/wordprocessingShape">
                    <wps:wsp>
                      <wps:cNvSpPr txBox="1"/>
                      <wps:spPr>
                        <a:xfrm>
                          <a:off x="0" y="0"/>
                          <a:ext cx="2620645" cy="246380"/>
                        </a:xfrm>
                        <a:prstGeom prst="rect">
                          <a:avLst/>
                        </a:prstGeom>
                        <a:noFill/>
                        <a:ln>
                          <a:noFill/>
                        </a:ln>
                        <a:effectLst/>
                      </wps:spPr>
                      <wps:txbx>
                        <w:txbxContent>
                          <w:p w14:paraId="271F2BF9" w14:textId="77777777" w:rsidR="00F62F37" w:rsidRPr="00606811" w:rsidRDefault="00F62F37" w:rsidP="00F62F37">
                            <w:pPr>
                              <w:pStyle w:val="Caption"/>
                              <w:jc w:val="center"/>
                              <w:rPr>
                                <w:rFonts w:eastAsia="Times New Roman" w:cs="Times New Roman"/>
                                <w:b/>
                                <w:noProof/>
                                <w:color w:val="3C3C3C"/>
                                <w:sz w:val="28"/>
                                <w:szCs w:val="28"/>
                              </w:rPr>
                            </w:pPr>
                            <w:r w:rsidRPr="00606811">
                              <w:rPr>
                                <w:b/>
                              </w:rPr>
                              <w:t xml:space="preserve">Figure </w:t>
                            </w:r>
                            <w:r>
                              <w:rPr>
                                <w:b/>
                              </w:rPr>
                              <w:t xml:space="preserve">4 </w:t>
                            </w:r>
                            <w:r w:rsidRPr="00606811">
                              <w:rPr>
                                <w:b/>
                              </w:rPr>
                              <w:t xml:space="preserve"> PM10 concentrations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EC9E" id="Text Box 12" o:spid="_x0000_s1030" type="#_x0000_t202" style="position:absolute;left:0;text-align:left;margin-left:250.9pt;margin-top:203.25pt;width:206.35pt;height:19.4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" filled="f" stroked="f">
                <v:textbox inset="0,0,0,0">
                  <w:txbxContent>
                    <w:p w14:paraId="271F2BF9" w14:textId="77777777" w:rsidR="00F62F37" w:rsidRPr="00606811" w:rsidRDefault="00F62F37" w:rsidP="00F62F37">
                      <w:pPr>
                        <w:pStyle w:val="Caption"/>
                        <w:jc w:val="center"/>
                        <w:rPr>
                          <w:rFonts w:eastAsia="Times New Roman" w:cs="Times New Roman"/>
                          <w:b/>
                          <w:noProof/>
                          <w:color w:val="3C3C3C"/>
                          <w:sz w:val="28"/>
                          <w:szCs w:val="28"/>
                        </w:rPr>
                      </w:pPr>
                      <w:r w:rsidRPr="00606811">
                        <w:rPr>
                          <w:b/>
                        </w:rPr>
                        <w:t xml:space="preserve">Figure </w:t>
                      </w:r>
                      <w:r>
                        <w:rPr>
                          <w:b/>
                        </w:rPr>
                        <w:t xml:space="preserve">4 </w:t>
                      </w:r>
                      <w:r w:rsidRPr="00606811">
                        <w:rPr>
                          <w:b/>
                        </w:rPr>
                        <w:t xml:space="preserve"> PM10 concentrations in Egypt</w:t>
                      </w:r>
                    </w:p>
                  </w:txbxContent>
                </v:textbox>
                <w10:wrap type="square" anchorx="margin"/>
              </v:shape>
            </w:pict>
          </mc:Fallback>
        </mc:AlternateContent>
      </w:r>
      <w:r w:rsidR="00F62F37" w:rsidRPr="01A6F3E7">
        <w:rPr>
          <w:rFonts w:cs="Times New Roman"/>
          <w:lang w:val="en-US"/>
        </w:rPr>
        <w:t>Pollution is a big challenge that faces the whole world and increases over time, and Egypt is no exception. Pollution is the addition of any substance (solid, liquid, or gas) to the environment at a rate faster than it can be recycled or stored in some harmless form. The major kinds of pollution, usually classified by environment</w:t>
      </w:r>
      <w:r w:rsidR="00CE1E7A" w:rsidRPr="01A6F3E7">
        <w:rPr>
          <w:rFonts w:cs="Times New Roman"/>
          <w:lang w:val="en-US"/>
        </w:rPr>
        <w:t>,</w:t>
      </w:r>
      <w:r w:rsidR="00F62F37" w:rsidRPr="01A6F3E7">
        <w:rPr>
          <w:rFonts w:cs="Times New Roman"/>
          <w:lang w:val="en-US"/>
        </w:rPr>
        <w:t xml:space="preserve"> are air pollution, water pollution, and soil pollution.</w:t>
      </w:r>
    </w:p>
    <w:p w14:paraId="65184D73" w14:textId="49F08778" w:rsidR="00F62F37" w:rsidRPr="00606811" w:rsidRDefault="00F62F37" w:rsidP="00CE1E7A">
      <w:pPr>
        <w:pStyle w:val="HTMLPreformatted"/>
        <w:spacing w:line="480" w:lineRule="auto"/>
        <w:jc w:val="both"/>
        <w:rPr>
          <w:rFonts w:ascii="Times New Roman" w:hAnsi="Times New Roman" w:cs="Times New Roman"/>
          <w:sz w:val="28"/>
          <w:szCs w:val="28"/>
        </w:rPr>
      </w:pPr>
      <w:r w:rsidRPr="00606811">
        <w:rPr>
          <w:rFonts w:ascii="Times New Roman" w:eastAsia="Times New Roman" w:hAnsi="Times New Roman" w:cs="Times New Roman"/>
          <w:color w:val="3C3C3C"/>
          <w:sz w:val="28"/>
          <w:szCs w:val="28"/>
        </w:rPr>
        <w:t xml:space="preserve">Firstly, air pollution, Egypt has one of the most polluted </w:t>
      </w:r>
      <w:r w:rsidR="008A5462" w:rsidRPr="00606811">
        <w:rPr>
          <w:rFonts w:ascii="Times New Roman" w:eastAsia="Times New Roman" w:hAnsi="Times New Roman" w:cs="Times New Roman"/>
          <w:color w:val="3C3C3C"/>
          <w:sz w:val="28"/>
          <w:szCs w:val="28"/>
        </w:rPr>
        <w:t>airs</w:t>
      </w:r>
      <w:r w:rsidRPr="00606811">
        <w:rPr>
          <w:rFonts w:ascii="Times New Roman" w:eastAsia="Times New Roman" w:hAnsi="Times New Roman" w:cs="Times New Roman"/>
          <w:color w:val="3C3C3C"/>
          <w:sz w:val="28"/>
          <w:szCs w:val="28"/>
        </w:rPr>
        <w:t xml:space="preserve"> in the world</w:t>
      </w:r>
      <w:r w:rsidR="00CE1E7A">
        <w:rPr>
          <w:rFonts w:ascii="Times New Roman" w:eastAsia="Times New Roman" w:hAnsi="Times New Roman" w:cs="Times New Roman"/>
          <w:color w:val="3C3C3C"/>
          <w:sz w:val="28"/>
          <w:szCs w:val="28"/>
        </w:rPr>
        <w:t>,</w:t>
      </w:r>
      <w:r w:rsidRPr="00606811">
        <w:rPr>
          <w:rFonts w:ascii="Times New Roman" w:eastAsia="Times New Roman" w:hAnsi="Times New Roman" w:cs="Times New Roman"/>
          <w:color w:val="3C3C3C"/>
          <w:sz w:val="28"/>
          <w:szCs w:val="28"/>
        </w:rPr>
        <w:t xml:space="preserve"> as has been proven in 2023</w:t>
      </w:r>
      <w:r w:rsidR="00CE1E7A">
        <w:rPr>
          <w:rFonts w:ascii="Times New Roman" w:eastAsia="Times New Roman" w:hAnsi="Times New Roman" w:cs="Times New Roman"/>
          <w:color w:val="3C3C3C"/>
          <w:sz w:val="28"/>
          <w:szCs w:val="28"/>
        </w:rPr>
        <w:t>.</w:t>
      </w:r>
      <w:r w:rsidRPr="00606811">
        <w:rPr>
          <w:rFonts w:ascii="Times New Roman" w:eastAsia="Times New Roman" w:hAnsi="Times New Roman" w:cs="Times New Roman"/>
          <w:color w:val="3C3C3C"/>
          <w:sz w:val="28"/>
          <w:szCs w:val="28"/>
        </w:rPr>
        <w:t xml:space="preserve"> </w:t>
      </w:r>
      <w:r w:rsidRPr="00606811">
        <w:rPr>
          <w:rFonts w:ascii="Times New Roman" w:eastAsia="Times New Roman" w:hAnsi="Times New Roman" w:cs="Times New Roman"/>
          <w:b/>
          <w:color w:val="3C3C3C"/>
          <w:sz w:val="28"/>
          <w:szCs w:val="28"/>
        </w:rPr>
        <w:t xml:space="preserve">As shown in </w:t>
      </w:r>
      <w:r w:rsidR="00CE1E7A">
        <w:rPr>
          <w:rFonts w:ascii="Times New Roman" w:eastAsia="Times New Roman" w:hAnsi="Times New Roman" w:cs="Times New Roman"/>
          <w:b/>
          <w:color w:val="3C3C3C"/>
          <w:sz w:val="28"/>
          <w:szCs w:val="28"/>
        </w:rPr>
        <w:t>Figure</w:t>
      </w:r>
      <w:r w:rsidRPr="00606811">
        <w:rPr>
          <w:rFonts w:ascii="Times New Roman" w:eastAsia="Times New Roman" w:hAnsi="Times New Roman" w:cs="Times New Roman"/>
          <w:b/>
          <w:color w:val="3C3C3C"/>
          <w:sz w:val="28"/>
          <w:szCs w:val="28"/>
        </w:rPr>
        <w:t xml:space="preserve"> </w:t>
      </w:r>
      <w:r>
        <w:rPr>
          <w:rFonts w:ascii="Times New Roman" w:eastAsia="Times New Roman" w:hAnsi="Times New Roman" w:cs="Times New Roman"/>
          <w:b/>
          <w:color w:val="3C3C3C"/>
          <w:sz w:val="28"/>
          <w:szCs w:val="28"/>
        </w:rPr>
        <w:t>4</w:t>
      </w:r>
      <w:r w:rsidR="00CE1E7A">
        <w:rPr>
          <w:rFonts w:ascii="Times New Roman" w:eastAsia="Times New Roman" w:hAnsi="Times New Roman" w:cs="Times New Roman"/>
          <w:b/>
          <w:color w:val="3C3C3C"/>
          <w:sz w:val="28"/>
          <w:szCs w:val="28"/>
        </w:rPr>
        <w:t>,</w:t>
      </w:r>
      <w:r w:rsidRPr="00606811">
        <w:rPr>
          <w:rFonts w:ascii="Times New Roman" w:eastAsia="Times New Roman" w:hAnsi="Times New Roman" w:cs="Times New Roman"/>
          <w:color w:val="3C3C3C"/>
          <w:sz w:val="28"/>
          <w:szCs w:val="28"/>
        </w:rPr>
        <w:t xml:space="preserve"> Egypt’s air contains many PM10 and PM2.5 concentrations</w:t>
      </w:r>
      <w:r w:rsidR="00CE1E7A">
        <w:rPr>
          <w:rFonts w:ascii="Times New Roman" w:eastAsia="Times New Roman" w:hAnsi="Times New Roman" w:cs="Times New Roman"/>
          <w:color w:val="3C3C3C"/>
          <w:sz w:val="28"/>
          <w:szCs w:val="28"/>
        </w:rPr>
        <w:t>,</w:t>
      </w:r>
      <w:r w:rsidRPr="00606811">
        <w:rPr>
          <w:rFonts w:ascii="Times New Roman" w:eastAsia="Times New Roman" w:hAnsi="Times New Roman" w:cs="Times New Roman"/>
          <w:color w:val="3C3C3C"/>
          <w:sz w:val="28"/>
          <w:szCs w:val="28"/>
        </w:rPr>
        <w:t xml:space="preserve"> which are very harmless to the human</w:t>
      </w:r>
      <w:r w:rsidRPr="00606811">
        <w:rPr>
          <w:rFonts w:ascii="Times New Roman" w:hAnsi="Times New Roman" w:cs="Times New Roman"/>
          <w:sz w:val="28"/>
          <w:szCs w:val="28"/>
          <w:lang w:val="en"/>
        </w:rPr>
        <w:t xml:space="preserve"> respiratory system</w:t>
      </w:r>
      <w:r w:rsidRPr="00606811">
        <w:rPr>
          <w:rFonts w:ascii="Times New Roman" w:eastAsia="Times New Roman" w:hAnsi="Times New Roman" w:cs="Times New Roman"/>
          <w:color w:val="3C3C3C"/>
          <w:sz w:val="28"/>
          <w:szCs w:val="28"/>
        </w:rPr>
        <w:t xml:space="preserve">. Egypt was in the 9th place as the </w:t>
      </w:r>
      <w:r w:rsidR="00CE1E7A">
        <w:rPr>
          <w:rFonts w:ascii="Times New Roman" w:eastAsia="Times New Roman" w:hAnsi="Times New Roman" w:cs="Times New Roman"/>
          <w:color w:val="3C3C3C"/>
          <w:sz w:val="28"/>
          <w:szCs w:val="28"/>
        </w:rPr>
        <w:t>most</w:t>
      </w:r>
      <w:r w:rsidRPr="00606811">
        <w:rPr>
          <w:rFonts w:ascii="Times New Roman" w:eastAsia="Times New Roman" w:hAnsi="Times New Roman" w:cs="Times New Roman"/>
          <w:color w:val="3C3C3C"/>
          <w:sz w:val="28"/>
          <w:szCs w:val="28"/>
        </w:rPr>
        <w:t xml:space="preserve"> polluted country and region ranking based on annual average PM2.5 concentration (μg/m³). In 2019, for May and June, Cairo attained the WHO target figure of less than 10 µg/m³. In September and November, the quality fell to 36.9 and 46.4 µg/m³, respectively. For the remaining months, the </w:t>
      </w:r>
      <w:r w:rsidRPr="00606811">
        <w:rPr>
          <w:rFonts w:ascii="Times New Roman" w:eastAsia="Times New Roman" w:hAnsi="Times New Roman" w:cs="Times New Roman"/>
          <w:color w:val="3C3C3C"/>
          <w:sz w:val="28"/>
          <w:szCs w:val="28"/>
        </w:rPr>
        <w:lastRenderedPageBreak/>
        <w:t>air quality was “moderate”. When compared to the rest of the world, Egypt ranked as the 56th most polluted out of a total of 98.</w:t>
      </w:r>
    </w:p>
    <w:p w14:paraId="7060247E" w14:textId="12F3B875" w:rsidR="00F62F37" w:rsidRPr="00D00C01" w:rsidRDefault="00F62F37" w:rsidP="00CE1E7A">
      <w:pPr>
        <w:spacing w:line="480" w:lineRule="auto"/>
        <w:ind w:firstLine="720"/>
        <w:jc w:val="both"/>
        <w:rPr>
          <w:rFonts w:eastAsia="MS Mincho" w:cs="Times New Roman"/>
          <w:lang w:val="en-US"/>
        </w:rPr>
      </w:pPr>
      <w:r w:rsidRPr="01A6F3E7">
        <w:rPr>
          <w:rFonts w:eastAsia="MS Mincho" w:cs="Times New Roman"/>
          <w:lang w:val="en-US"/>
        </w:rPr>
        <w:t>Secondly, water pollution, as most of Egypt depends on the Nile River as the main source of freshwater, the Nile River is mostly polluted by large amounts of elements such as discharge, toxic chemicals, fertilizer residues, radioactive waste, and oil pollution. Furthermore, according to a study about the Mediterranean Sea, 720 million tons of wastewater, 142 thousand tons of mineral oil, 66 thousand tons of mercury, 4200 tons of lead, 40 thousand tons of phosphate, all end up in the sea. This ends up being consumed by fish, which is then consumed by humans, leading to many diseases.</w:t>
      </w:r>
    </w:p>
    <w:p w14:paraId="34AF9F55" w14:textId="45179A58" w:rsidR="00CE1E7A" w:rsidRPr="008A5462" w:rsidRDefault="00F62F37" w:rsidP="008A5462">
      <w:pPr>
        <w:widowControl w:val="0"/>
        <w:autoSpaceDE w:val="0"/>
        <w:autoSpaceDN w:val="0"/>
        <w:adjustRightInd w:val="0"/>
        <w:spacing w:after="240" w:line="480" w:lineRule="auto"/>
        <w:ind w:firstLine="720"/>
        <w:jc w:val="both"/>
        <w:rPr>
          <w:rFonts w:cs="Times New Roman"/>
          <w:lang w:val="en-US"/>
        </w:rPr>
      </w:pPr>
      <w:r w:rsidRPr="01A6F3E7">
        <w:rPr>
          <w:rFonts w:cs="Times New Roman"/>
          <w:lang w:val="en-US"/>
        </w:rPr>
        <w:t xml:space="preserve">Thirdly, soil pollution, Agricultural soils are receiving a tremendous </w:t>
      </w:r>
      <w:r w:rsidR="008A5462" w:rsidRPr="01A6F3E7">
        <w:rPr>
          <w:rFonts w:cs="Times New Roman"/>
          <w:lang w:val="en-US"/>
        </w:rPr>
        <w:t>number</w:t>
      </w:r>
      <w:r w:rsidRPr="01A6F3E7">
        <w:rPr>
          <w:rFonts w:cs="Times New Roman"/>
          <w:lang w:val="en-US"/>
        </w:rPr>
        <w:t xml:space="preserve"> of pollutants that lead to land degradation. Therefore, it is an urgent requirement to determine and map the soil's heavy </w:t>
      </w:r>
      <w:r w:rsidR="008A5462">
        <w:rPr>
          <w:rFonts w:cs="Times New Roman"/>
          <w:lang w:val="en-US"/>
        </w:rPr>
        <w:t>metal</w:t>
      </w:r>
      <w:r w:rsidRPr="01A6F3E7">
        <w:rPr>
          <w:rFonts w:cs="Times New Roman"/>
          <w:lang w:val="en-US"/>
        </w:rPr>
        <w:t xml:space="preserve"> content, </w:t>
      </w:r>
      <w:r w:rsidR="008A5462">
        <w:rPr>
          <w:rFonts w:cs="Times New Roman"/>
          <w:lang w:val="en-US"/>
        </w:rPr>
        <w:t>which</w:t>
      </w:r>
      <w:r w:rsidRPr="01A6F3E7">
        <w:rPr>
          <w:rFonts w:cs="Times New Roman"/>
          <w:lang w:val="en-US"/>
        </w:rPr>
        <w:t xml:space="preserve"> is the first task of soil remediation. Some Egyptian soils are polluted by heavy metals, where concentrations of Fe, Mn, and Zn are moderate to high. Industrially contaminated areas of Fe, Mn, Zn, Cu, Cd, Co, Ni, and Pb were investigated. Levels of Pb, Ni, Co, and Cd in soils near the Cairo-Alexandria agricultural highway were evaluated. In the study of Siwa Oasis soils, total concentrations were Fe (0.50 - 3.37 mg.kg-1), Mn (94 - 288 mg.kg-1), Zn (37 -175 mg.kg-1), and Cu (8 to 25 mg.kg-1), while the available concentrations were Fe (0.4 - 5.6 mg.kg-1), Mn (0.6 - 3.2 mg.kg-1).</w:t>
      </w:r>
    </w:p>
    <w:p w14:paraId="74429CF1" w14:textId="77777777" w:rsidR="00CE1E7A" w:rsidRPr="00CE1E7A" w:rsidRDefault="00CE1E7A" w:rsidP="00CE1E7A">
      <w:pPr>
        <w:rPr>
          <w:lang w:val="en-US"/>
        </w:rPr>
      </w:pPr>
    </w:p>
    <w:p w14:paraId="7A2FC921" w14:textId="1B6FD096" w:rsidR="00CE1E7A" w:rsidRPr="00CE1E7A" w:rsidRDefault="00F62F37" w:rsidP="00CE1E7A">
      <w:pPr>
        <w:pStyle w:val="Heading3"/>
        <w:spacing w:line="480" w:lineRule="auto"/>
        <w:jc w:val="center"/>
        <w:rPr>
          <w:rFonts w:cs="Times New Roman"/>
          <w:b/>
          <w:color w:val="0D0D0D" w:themeColor="text1" w:themeTint="F2"/>
          <w:sz w:val="32"/>
          <w:lang w:val="en-US"/>
        </w:rPr>
      </w:pPr>
      <w:bookmarkStart w:id="7" w:name="_Toc215822991"/>
      <w:r w:rsidRPr="00D00C01">
        <w:rPr>
          <w:rFonts w:cs="Times New Roman"/>
          <w:b/>
          <w:color w:val="0D0D0D" w:themeColor="text1" w:themeTint="F2"/>
          <w:sz w:val="32"/>
          <w:lang w:val="en-AE"/>
        </w:rPr>
        <w:lastRenderedPageBreak/>
        <w:t>Causes</w:t>
      </w:r>
      <w:bookmarkEnd w:id="7"/>
    </w:p>
    <w:p w14:paraId="778FE45D" w14:textId="77777777" w:rsidR="00CE1E7A" w:rsidRDefault="00F62F37" w:rsidP="00CE1E7A">
      <w:pPr>
        <w:widowControl w:val="0"/>
        <w:autoSpaceDE w:val="0"/>
        <w:autoSpaceDN w:val="0"/>
        <w:adjustRightInd w:val="0"/>
        <w:spacing w:after="240" w:line="480" w:lineRule="auto"/>
        <w:jc w:val="both"/>
        <w:rPr>
          <w:rFonts w:cs="Times New Roman"/>
          <w:b/>
          <w:sz w:val="32"/>
          <w:szCs w:val="28"/>
          <w:lang w:val="en-US"/>
        </w:rPr>
      </w:pPr>
      <w:r w:rsidRPr="00D00C01">
        <w:rPr>
          <w:rFonts w:cs="Times New Roman"/>
          <w:b/>
          <w:sz w:val="32"/>
          <w:szCs w:val="28"/>
          <w:lang w:val="en-AE"/>
        </w:rPr>
        <w:t>Transportation</w:t>
      </w:r>
      <w:r w:rsidR="00CE1E7A">
        <w:rPr>
          <w:rFonts w:cs="Times New Roman"/>
          <w:b/>
          <w:sz w:val="32"/>
          <w:szCs w:val="28"/>
          <w:lang w:val="en-US"/>
        </w:rPr>
        <w:tab/>
      </w:r>
    </w:p>
    <w:p w14:paraId="766030B6" w14:textId="6E6F9E17" w:rsidR="00CE1E7A" w:rsidRDefault="00F62F37" w:rsidP="00CE1E7A">
      <w:pPr>
        <w:widowControl w:val="0"/>
        <w:autoSpaceDE w:val="0"/>
        <w:autoSpaceDN w:val="0"/>
        <w:adjustRightInd w:val="0"/>
        <w:spacing w:after="240" w:line="480" w:lineRule="auto"/>
        <w:ind w:firstLine="720"/>
        <w:jc w:val="both"/>
        <w:rPr>
          <w:rFonts w:cs="Times New Roman"/>
          <w:b/>
          <w:sz w:val="32"/>
          <w:szCs w:val="28"/>
          <w:lang w:val="en-US"/>
        </w:rPr>
      </w:pPr>
      <w:r w:rsidRPr="00606811">
        <w:rPr>
          <w:noProof/>
          <w:lang w:val="en-US"/>
        </w:rPr>
        <mc:AlternateContent>
          <mc:Choice Requires="wps">
            <w:drawing>
              <wp:anchor distT="0" distB="0" distL="114300" distR="114300" simplePos="0" relativeHeight="251658259" behindDoc="0" locked="0" layoutInCell="1" allowOverlap="1" wp14:anchorId="280885DB" wp14:editId="1E0DCA1C">
                <wp:simplePos x="0" y="0"/>
                <wp:positionH relativeFrom="margin">
                  <wp:align>right</wp:align>
                </wp:positionH>
                <wp:positionV relativeFrom="paragraph">
                  <wp:posOffset>2141220</wp:posOffset>
                </wp:positionV>
                <wp:extent cx="2047875" cy="258445"/>
                <wp:effectExtent l="0" t="0" r="9525" b="8255"/>
                <wp:wrapSquare wrapText="bothSides"/>
                <wp:docPr id="936511584" name="Text Box 936511584"/>
                <wp:cNvGraphicFramePr/>
                <a:graphic xmlns:a="http://schemas.openxmlformats.org/drawingml/2006/main">
                  <a:graphicData uri="http://schemas.microsoft.com/office/word/2010/wordprocessingShape">
                    <wps:wsp>
                      <wps:cNvSpPr txBox="1"/>
                      <wps:spPr>
                        <a:xfrm>
                          <a:off x="0" y="0"/>
                          <a:ext cx="2047875" cy="258445"/>
                        </a:xfrm>
                        <a:prstGeom prst="rect">
                          <a:avLst/>
                        </a:prstGeom>
                        <a:noFill/>
                        <a:ln>
                          <a:noFill/>
                        </a:ln>
                        <a:effectLst/>
                      </wps:spPr>
                      <wps:txbx>
                        <w:txbxContent>
                          <w:p w14:paraId="3A78204E" w14:textId="77777777" w:rsidR="00F62F37" w:rsidRPr="004633D0" w:rsidRDefault="00F62F37" w:rsidP="00F62F37">
                            <w:pPr>
                              <w:pStyle w:val="Caption"/>
                              <w:jc w:val="center"/>
                              <w:rPr>
                                <w:rFonts w:eastAsia="Times New Roman" w:cs="Times New Roman"/>
                                <w:b/>
                                <w:color w:val="000000"/>
                                <w:sz w:val="28"/>
                                <w:szCs w:val="27"/>
                                <w:lang w:val="en-AE"/>
                              </w:rPr>
                            </w:pPr>
                            <w:r w:rsidRPr="004633D0">
                              <w:rPr>
                                <w:b/>
                                <w:lang w:val="en-AE"/>
                              </w:rPr>
                              <w:t>Figure 5 sources of air pollution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80885DB" id="Text Box 936511584" o:spid="_x0000_s1031" type="#_x0000_t202" style="position:absolute;left:0;text-align:left;margin-left:110.05pt;margin-top:168.6pt;width:161.25pt;height:20.35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" filled="f" stroked="f">
                <v:textbox style="mso-fit-shape-to-text:t" inset="0,0,0,0">
                  <w:txbxContent>
                    <w:p w14:paraId="3A78204E" w14:textId="77777777" w:rsidR="00F62F37" w:rsidRPr="004633D0" w:rsidRDefault="00F62F37" w:rsidP="00F62F37">
                      <w:pPr>
                        <w:pStyle w:val="Caption"/>
                        <w:jc w:val="center"/>
                        <w:rPr>
                          <w:rFonts w:eastAsia="Times New Roman" w:cs="Times New Roman"/>
                          <w:b/>
                          <w:color w:val="000000"/>
                          <w:sz w:val="28"/>
                          <w:szCs w:val="27"/>
                          <w:lang w:val="en-AE"/>
                        </w:rPr>
                      </w:pPr>
                      <w:r w:rsidRPr="004633D0">
                        <w:rPr>
                          <w:b/>
                          <w:lang w:val="en-AE"/>
                        </w:rPr>
                        <w:t>Figure 5 sources of air pollution in Egypt</w:t>
                      </w:r>
                    </w:p>
                  </w:txbxContent>
                </v:textbox>
                <w10:wrap type="square" anchorx="margin"/>
              </v:shape>
            </w:pict>
          </mc:Fallback>
        </mc:AlternateContent>
      </w:r>
      <w:r w:rsidRPr="00606811">
        <w:rPr>
          <w:rFonts w:eastAsia="Times New Roman" w:cs="Times New Roman"/>
          <w:noProof/>
          <w:color w:val="000000"/>
          <w:szCs w:val="27"/>
          <w:lang w:val="en-US"/>
        </w:rPr>
        <w:drawing>
          <wp:anchor distT="0" distB="0" distL="114300" distR="114300" simplePos="0" relativeHeight="251658258" behindDoc="0" locked="0" layoutInCell="1" allowOverlap="1" wp14:anchorId="33954225" wp14:editId="1DCDA3E0">
            <wp:simplePos x="0" y="0"/>
            <wp:positionH relativeFrom="margin">
              <wp:posOffset>3743325</wp:posOffset>
            </wp:positionH>
            <wp:positionV relativeFrom="paragraph">
              <wp:posOffset>9525</wp:posOffset>
            </wp:positionV>
            <wp:extent cx="2199005" cy="2073910"/>
            <wp:effectExtent l="0" t="0" r="0" b="254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888.png"/>
                    <pic:cNvPicPr/>
                  </pic:nvPicPr>
                  <pic:blipFill>
                    <a:blip r:embed="rId21">
                      <a:extLst>
                        <a:ext uri="{28A0092B-C50C-407E-A947-70E740481C1C}">
                          <a14:useLocalDpi xmlns:a14="http://schemas.microsoft.com/office/drawing/2010/main" val="0"/>
                        </a:ext>
                      </a:extLst>
                    </a:blip>
                    <a:stretch>
                      <a:fillRect/>
                    </a:stretch>
                  </pic:blipFill>
                  <pic:spPr>
                    <a:xfrm>
                      <a:off x="0" y="0"/>
                      <a:ext cx="2199005" cy="2073910"/>
                    </a:xfrm>
                    <a:prstGeom prst="rect">
                      <a:avLst/>
                    </a:prstGeom>
                  </pic:spPr>
                </pic:pic>
              </a:graphicData>
            </a:graphic>
            <wp14:sizeRelH relativeFrom="page">
              <wp14:pctWidth>0</wp14:pctWidth>
            </wp14:sizeRelH>
            <wp14:sizeRelV relativeFrom="page">
              <wp14:pctHeight>0</wp14:pctHeight>
            </wp14:sizeRelV>
          </wp:anchor>
        </w:drawing>
      </w:r>
      <w:r w:rsidRPr="00D00C01">
        <w:rPr>
          <w:rFonts w:eastAsia="Times New Roman" w:cs="Times New Roman"/>
          <w:bCs/>
          <w:color w:val="000000"/>
          <w:szCs w:val="27"/>
          <w:lang w:val="en-AE"/>
        </w:rPr>
        <w:t xml:space="preserve">Transportation is a main cause </w:t>
      </w:r>
      <w:r w:rsidR="00CE1E7A" w:rsidRPr="00D00C01">
        <w:rPr>
          <w:rFonts w:eastAsia="Times New Roman" w:cs="Times New Roman"/>
          <w:bCs/>
          <w:color w:val="000000"/>
          <w:szCs w:val="27"/>
          <w:lang w:val="en-AE"/>
        </w:rPr>
        <w:t>of</w:t>
      </w:r>
      <w:r w:rsidRPr="00D00C01">
        <w:rPr>
          <w:rFonts w:eastAsia="Times New Roman" w:cs="Times New Roman"/>
          <w:bCs/>
          <w:color w:val="000000"/>
          <w:szCs w:val="27"/>
          <w:lang w:val="en-AE"/>
        </w:rPr>
        <w:t xml:space="preserve"> air pollution. </w:t>
      </w:r>
      <w:r w:rsidRPr="00D00C01">
        <w:rPr>
          <w:rFonts w:eastAsia="Times New Roman" w:cs="Times New Roman"/>
          <w:b/>
          <w:bCs/>
          <w:color w:val="000000"/>
          <w:szCs w:val="27"/>
          <w:lang w:val="en-AE"/>
        </w:rPr>
        <w:t>As shown in figure 5</w:t>
      </w:r>
      <w:r w:rsidRPr="00D00C01">
        <w:rPr>
          <w:rFonts w:eastAsia="Times New Roman" w:cs="Times New Roman"/>
          <w:bCs/>
          <w:color w:val="000000"/>
          <w:szCs w:val="27"/>
          <w:lang w:val="en-AE"/>
        </w:rPr>
        <w:t xml:space="preserve"> transportation emissions </w:t>
      </w:r>
      <w:r w:rsidR="008A5462" w:rsidRPr="00D00C01">
        <w:rPr>
          <w:rFonts w:eastAsia="Times New Roman" w:cs="Times New Roman"/>
          <w:bCs/>
          <w:color w:val="000000"/>
          <w:szCs w:val="27"/>
          <w:lang w:val="en-AE"/>
        </w:rPr>
        <w:t>are</w:t>
      </w:r>
      <w:r w:rsidRPr="00D00C01">
        <w:rPr>
          <w:rFonts w:eastAsia="Times New Roman" w:cs="Times New Roman"/>
          <w:bCs/>
          <w:color w:val="000000"/>
          <w:szCs w:val="27"/>
          <w:lang w:val="en-AE"/>
        </w:rPr>
        <w:t xml:space="preserve"> the third source of air pollutions after construction and waste burning, because of many reasons like exhaust</w:t>
      </w:r>
      <w:r w:rsidRPr="00D00C01">
        <w:rPr>
          <w:rFonts w:eastAsia="Times New Roman" w:cs="Times New Roman"/>
          <w:b/>
          <w:bCs/>
          <w:color w:val="000000"/>
          <w:szCs w:val="27"/>
          <w:lang w:val="en-AE"/>
        </w:rPr>
        <w:t xml:space="preserve"> </w:t>
      </w:r>
      <w:r w:rsidRPr="00D00C01">
        <w:rPr>
          <w:rFonts w:eastAsia="Times New Roman" w:cs="Times New Roman"/>
          <w:bCs/>
          <w:color w:val="000000"/>
          <w:szCs w:val="27"/>
          <w:lang w:val="en-AE"/>
        </w:rPr>
        <w:t>gases</w:t>
      </w:r>
      <w:r w:rsidRPr="00D00C01">
        <w:rPr>
          <w:rFonts w:eastAsia="Times New Roman" w:cs="Times New Roman"/>
          <w:color w:val="000000"/>
          <w:szCs w:val="27"/>
          <w:lang w:val="en-AE"/>
        </w:rPr>
        <w:t xml:space="preserve"> from Cars, trucks, and buses, they emit pollutants such as carbon monoxide (CO), nitrogen oxides (NOx), volatile organic compounds (VOCs), and particulate matter (PM) through their exhaust systems. Another reason is the use of </w:t>
      </w:r>
      <w:r w:rsidRPr="00D00C01">
        <w:rPr>
          <w:rFonts w:eastAsia="Times New Roman" w:cs="Times New Roman"/>
          <w:bCs/>
          <w:color w:val="000000"/>
          <w:szCs w:val="27"/>
          <w:lang w:val="en-AE"/>
        </w:rPr>
        <w:t>gasoline</w:t>
      </w:r>
      <w:r w:rsidRPr="00D00C01">
        <w:rPr>
          <w:rFonts w:eastAsia="Times New Roman" w:cs="Times New Roman"/>
          <w:b/>
          <w:bCs/>
          <w:color w:val="000000"/>
          <w:szCs w:val="27"/>
          <w:lang w:val="en-AE"/>
        </w:rPr>
        <w:t xml:space="preserve"> </w:t>
      </w:r>
      <w:r w:rsidRPr="00D00C01">
        <w:rPr>
          <w:rFonts w:eastAsia="Times New Roman" w:cs="Times New Roman"/>
          <w:bCs/>
          <w:color w:val="000000"/>
          <w:szCs w:val="27"/>
          <w:lang w:val="en-AE"/>
        </w:rPr>
        <w:t>and</w:t>
      </w:r>
      <w:r w:rsidRPr="00D00C01">
        <w:rPr>
          <w:rFonts w:eastAsia="Times New Roman" w:cs="Times New Roman"/>
          <w:b/>
          <w:bCs/>
          <w:color w:val="000000"/>
          <w:szCs w:val="27"/>
          <w:lang w:val="en-AE"/>
        </w:rPr>
        <w:t xml:space="preserve"> </w:t>
      </w:r>
      <w:r w:rsidRPr="00D00C01">
        <w:rPr>
          <w:rFonts w:eastAsia="Times New Roman" w:cs="Times New Roman"/>
          <w:bCs/>
          <w:color w:val="000000"/>
          <w:szCs w:val="27"/>
          <w:lang w:val="en-AE"/>
        </w:rPr>
        <w:t>Diesel</w:t>
      </w:r>
      <w:r w:rsidRPr="00D00C01">
        <w:rPr>
          <w:rFonts w:eastAsia="Times New Roman" w:cs="Times New Roman"/>
          <w:color w:val="000000"/>
          <w:szCs w:val="27"/>
          <w:lang w:val="en-AE"/>
        </w:rPr>
        <w:t>. The combustion of fossil fuels for transportation releases significant amounts of greenhouse gases (GHGs), contributing to air quality issues and climate change.</w:t>
      </w:r>
    </w:p>
    <w:p w14:paraId="00E7A82E" w14:textId="77777777" w:rsidR="00CE1E7A" w:rsidRDefault="00F62F37" w:rsidP="00CE1E7A">
      <w:pPr>
        <w:widowControl w:val="0"/>
        <w:autoSpaceDE w:val="0"/>
        <w:autoSpaceDN w:val="0"/>
        <w:adjustRightInd w:val="0"/>
        <w:spacing w:after="240" w:line="480" w:lineRule="auto"/>
        <w:jc w:val="both"/>
        <w:rPr>
          <w:rFonts w:cs="Times New Roman"/>
          <w:b/>
          <w:sz w:val="32"/>
          <w:szCs w:val="28"/>
          <w:lang w:val="en-US"/>
        </w:rPr>
      </w:pPr>
      <w:r w:rsidRPr="00D00C01">
        <w:rPr>
          <w:rFonts w:eastAsia="Times New Roman" w:cs="Times New Roman"/>
          <w:b/>
          <w:sz w:val="32"/>
          <w:szCs w:val="28"/>
          <w:lang w:val="en-AE"/>
        </w:rPr>
        <w:t xml:space="preserve">Used water runoff </w:t>
      </w:r>
    </w:p>
    <w:p w14:paraId="2217B184" w14:textId="6CE8FCE4" w:rsidR="00F62F37" w:rsidRPr="00CE1E7A" w:rsidRDefault="00CE1E7A" w:rsidP="00CE1E7A">
      <w:pPr>
        <w:widowControl w:val="0"/>
        <w:autoSpaceDE w:val="0"/>
        <w:autoSpaceDN w:val="0"/>
        <w:adjustRightInd w:val="0"/>
        <w:spacing w:after="240" w:line="480" w:lineRule="auto"/>
        <w:ind w:firstLine="720"/>
        <w:jc w:val="both"/>
        <w:rPr>
          <w:rFonts w:cs="Times New Roman"/>
          <w:b/>
          <w:sz w:val="32"/>
          <w:szCs w:val="28"/>
          <w:lang w:val="en-US"/>
        </w:rPr>
      </w:pPr>
      <w:r w:rsidRPr="00606811">
        <w:rPr>
          <w:rFonts w:eastAsia="MS Mincho" w:cs="Times New Roman"/>
          <w:noProof/>
          <w:szCs w:val="28"/>
          <w:lang w:val="en-US"/>
        </w:rPr>
        <w:drawing>
          <wp:anchor distT="0" distB="0" distL="114300" distR="114300" simplePos="0" relativeHeight="251658256" behindDoc="0" locked="0" layoutInCell="1" allowOverlap="1" wp14:anchorId="6F0C2CEC" wp14:editId="3AF89580">
            <wp:simplePos x="0" y="0"/>
            <wp:positionH relativeFrom="column">
              <wp:posOffset>4035788</wp:posOffset>
            </wp:positionH>
            <wp:positionV relativeFrom="paragraph">
              <wp:posOffset>5080</wp:posOffset>
            </wp:positionV>
            <wp:extent cx="1866265" cy="1826895"/>
            <wp:effectExtent l="0" t="0" r="635" b="190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7.png"/>
                    <pic:cNvPicPr/>
                  </pic:nvPicPr>
                  <pic:blipFill rotWithShape="1">
                    <a:blip r:embed="rId22" cstate="print">
                      <a:extLst>
                        <a:ext uri="{28A0092B-C50C-407E-A947-70E740481C1C}">
                          <a14:useLocalDpi xmlns:a14="http://schemas.microsoft.com/office/drawing/2010/main" val="0"/>
                        </a:ext>
                      </a:extLst>
                    </a:blip>
                    <a:srcRect l="16830" r="16828"/>
                    <a:stretch>
                      <a:fillRect/>
                    </a:stretch>
                  </pic:blipFill>
                  <pic:spPr bwMode="auto">
                    <a:xfrm>
                      <a:off x="0" y="0"/>
                      <a:ext cx="1866265" cy="1826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2F37" w:rsidRPr="00606811">
        <w:rPr>
          <w:noProof/>
          <w:lang w:val="en-US"/>
        </w:rPr>
        <mc:AlternateContent>
          <mc:Choice Requires="wps">
            <w:drawing>
              <wp:anchor distT="0" distB="0" distL="114300" distR="114300" simplePos="0" relativeHeight="251658257" behindDoc="0" locked="0" layoutInCell="1" allowOverlap="1" wp14:anchorId="1A506E9C" wp14:editId="4AF7BEB3">
                <wp:simplePos x="0" y="0"/>
                <wp:positionH relativeFrom="column">
                  <wp:posOffset>3837940</wp:posOffset>
                </wp:positionH>
                <wp:positionV relativeFrom="paragraph">
                  <wp:posOffset>1848485</wp:posOffset>
                </wp:positionV>
                <wp:extent cx="2175510" cy="258445"/>
                <wp:effectExtent l="0" t="0" r="15240" b="8255"/>
                <wp:wrapSquare wrapText="bothSides"/>
                <wp:docPr id="13" name="Text Box 13"/>
                <wp:cNvGraphicFramePr/>
                <a:graphic xmlns:a="http://schemas.openxmlformats.org/drawingml/2006/main">
                  <a:graphicData uri="http://schemas.microsoft.com/office/word/2010/wordprocessingShape">
                    <wps:wsp>
                      <wps:cNvSpPr txBox="1"/>
                      <wps:spPr>
                        <a:xfrm>
                          <a:off x="0" y="0"/>
                          <a:ext cx="2175510" cy="258445"/>
                        </a:xfrm>
                        <a:prstGeom prst="rect">
                          <a:avLst/>
                        </a:prstGeom>
                        <a:noFill/>
                        <a:ln>
                          <a:noFill/>
                        </a:ln>
                        <a:effectLst/>
                      </wps:spPr>
                      <wps:txbx>
                        <w:txbxContent>
                          <w:p w14:paraId="0CF26E7A" w14:textId="77777777" w:rsidR="00F62F37" w:rsidRPr="004633D0" w:rsidRDefault="00F62F37" w:rsidP="00F62F37">
                            <w:pPr>
                              <w:pStyle w:val="Caption"/>
                              <w:jc w:val="center"/>
                              <w:rPr>
                                <w:rFonts w:eastAsia="MS Mincho" w:cs="Times New Roman"/>
                                <w:b/>
                                <w:sz w:val="28"/>
                                <w:szCs w:val="28"/>
                                <w:lang w:val="en-AE"/>
                              </w:rPr>
                            </w:pPr>
                            <w:r w:rsidRPr="004633D0">
                              <w:rPr>
                                <w:b/>
                                <w:lang w:val="en-AE"/>
                              </w:rPr>
                              <w:t>Figure 6 used polluted water in agriculture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506E9C" id="Text Box 13" o:spid="_x0000_s1032" type="#_x0000_t202" style="position:absolute;left:0;text-align:left;margin-left:302.2pt;margin-top:145.55pt;width:171.3pt;height:20.3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" filled="f" stroked="f">
                <v:textbox style="mso-fit-shape-to-text:t" inset="0,0,0,0">
                  <w:txbxContent>
                    <w:p w14:paraId="0CF26E7A" w14:textId="77777777" w:rsidR="00F62F37" w:rsidRPr="004633D0" w:rsidRDefault="00F62F37" w:rsidP="00F62F37">
                      <w:pPr>
                        <w:pStyle w:val="Caption"/>
                        <w:jc w:val="center"/>
                        <w:rPr>
                          <w:rFonts w:eastAsia="MS Mincho" w:cs="Times New Roman"/>
                          <w:b/>
                          <w:sz w:val="28"/>
                          <w:szCs w:val="28"/>
                          <w:lang w:val="en-AE"/>
                        </w:rPr>
                      </w:pPr>
                      <w:r w:rsidRPr="004633D0">
                        <w:rPr>
                          <w:b/>
                          <w:lang w:val="en-AE"/>
                        </w:rPr>
                        <w:t>Figure 6 used polluted water in agriculture</w:t>
                      </w:r>
                    </w:p>
                  </w:txbxContent>
                </v:textbox>
                <w10:wrap type="square"/>
              </v:shape>
            </w:pict>
          </mc:Fallback>
        </mc:AlternateContent>
      </w:r>
      <w:r w:rsidR="00F62F37" w:rsidRPr="00D00C01">
        <w:rPr>
          <w:rFonts w:eastAsia="Times New Roman" w:cs="Times New Roman"/>
          <w:bCs/>
          <w:color w:val="000000"/>
          <w:szCs w:val="27"/>
          <w:lang w:val="en-AE"/>
        </w:rPr>
        <w:t>It has many examples that pollute water</w:t>
      </w:r>
      <w:r w:rsidRPr="00D00C01">
        <w:rPr>
          <w:rFonts w:eastAsia="Times New Roman" w:cs="Times New Roman"/>
          <w:bCs/>
          <w:color w:val="000000"/>
          <w:szCs w:val="27"/>
          <w:lang w:val="en-AE"/>
        </w:rPr>
        <w:t>,</w:t>
      </w:r>
      <w:r w:rsidR="00F62F37" w:rsidRPr="00D00C01">
        <w:rPr>
          <w:rFonts w:eastAsia="Times New Roman" w:cs="Times New Roman"/>
          <w:bCs/>
          <w:color w:val="000000"/>
          <w:szCs w:val="27"/>
          <w:lang w:val="en-AE"/>
        </w:rPr>
        <w:t xml:space="preserve"> like agricultural</w:t>
      </w:r>
      <w:r w:rsidR="00F62F37" w:rsidRPr="00D00C01">
        <w:rPr>
          <w:rFonts w:eastAsia="Times New Roman" w:cs="Times New Roman"/>
          <w:b/>
          <w:bCs/>
          <w:color w:val="000000"/>
          <w:szCs w:val="27"/>
          <w:lang w:val="en-AE"/>
        </w:rPr>
        <w:t xml:space="preserve"> </w:t>
      </w:r>
      <w:r w:rsidR="00F62F37" w:rsidRPr="00D00C01">
        <w:rPr>
          <w:rFonts w:eastAsia="Times New Roman" w:cs="Times New Roman"/>
          <w:bCs/>
          <w:color w:val="000000"/>
          <w:szCs w:val="27"/>
          <w:lang w:val="en-AE"/>
        </w:rPr>
        <w:t>runoff</w:t>
      </w:r>
      <w:r w:rsidRPr="00D00C01">
        <w:rPr>
          <w:rFonts w:eastAsia="Times New Roman" w:cs="Times New Roman"/>
          <w:bCs/>
          <w:color w:val="000000"/>
          <w:szCs w:val="27"/>
          <w:lang w:val="en-AE"/>
        </w:rPr>
        <w:t>,</w:t>
      </w:r>
      <w:r w:rsidR="00F62F37" w:rsidRPr="00D00C01">
        <w:rPr>
          <w:rFonts w:eastAsia="Times New Roman" w:cs="Times New Roman"/>
          <w:bCs/>
          <w:color w:val="000000"/>
          <w:szCs w:val="27"/>
          <w:lang w:val="en-AE"/>
        </w:rPr>
        <w:t xml:space="preserve"> which is t</w:t>
      </w:r>
      <w:r w:rsidR="00F62F37" w:rsidRPr="00D00C01">
        <w:rPr>
          <w:rFonts w:eastAsia="Times New Roman" w:cs="Times New Roman"/>
          <w:color w:val="000000"/>
          <w:szCs w:val="27"/>
          <w:lang w:val="en-AE"/>
        </w:rPr>
        <w:t>he use of fertilizers and pesticides</w:t>
      </w:r>
      <w:r w:rsidRPr="00D00C01">
        <w:rPr>
          <w:rFonts w:eastAsia="Times New Roman" w:cs="Times New Roman"/>
          <w:color w:val="000000"/>
          <w:szCs w:val="27"/>
          <w:lang w:val="en-AE"/>
        </w:rPr>
        <w:t>,</w:t>
      </w:r>
      <w:r w:rsidR="00F62F37" w:rsidRPr="00D00C01">
        <w:rPr>
          <w:rFonts w:eastAsia="Times New Roman" w:cs="Times New Roman"/>
          <w:color w:val="000000"/>
          <w:szCs w:val="27"/>
          <w:lang w:val="en-AE"/>
        </w:rPr>
        <w:t xml:space="preserve"> then runoff that contaminates nearby rivers and lakes</w:t>
      </w:r>
      <w:r w:rsidRPr="00D00C01">
        <w:rPr>
          <w:rFonts w:eastAsia="Times New Roman" w:cs="Times New Roman"/>
          <w:color w:val="000000"/>
          <w:szCs w:val="27"/>
          <w:lang w:val="en-AE"/>
        </w:rPr>
        <w:t>,</w:t>
      </w:r>
      <w:r w:rsidR="00F62F37" w:rsidRPr="00D00C01">
        <w:rPr>
          <w:rFonts w:eastAsia="Times New Roman" w:cs="Times New Roman"/>
          <w:color w:val="000000"/>
          <w:szCs w:val="27"/>
          <w:lang w:val="en-AE"/>
        </w:rPr>
        <w:t xml:space="preserve"> which will be consumed by fish</w:t>
      </w:r>
      <w:r w:rsidRPr="00D00C01">
        <w:rPr>
          <w:rFonts w:eastAsia="Times New Roman" w:cs="Times New Roman"/>
          <w:color w:val="000000"/>
          <w:szCs w:val="27"/>
          <w:lang w:val="en-AE"/>
        </w:rPr>
        <w:t>,</w:t>
      </w:r>
      <w:r w:rsidR="00F62F37" w:rsidRPr="00D00C01">
        <w:rPr>
          <w:rFonts w:eastAsia="Times New Roman" w:cs="Times New Roman"/>
          <w:color w:val="000000"/>
          <w:szCs w:val="27"/>
          <w:lang w:val="en-AE"/>
        </w:rPr>
        <w:t xml:space="preserve"> then by humans</w:t>
      </w:r>
      <w:r w:rsidRPr="00D00C01">
        <w:rPr>
          <w:rFonts w:eastAsia="Times New Roman" w:cs="Times New Roman"/>
          <w:color w:val="000000"/>
          <w:szCs w:val="27"/>
          <w:lang w:val="en-AE"/>
        </w:rPr>
        <w:t>,</w:t>
      </w:r>
      <w:r w:rsidR="00F62F37" w:rsidRPr="00D00C01">
        <w:rPr>
          <w:rFonts w:eastAsia="Times New Roman" w:cs="Times New Roman"/>
          <w:color w:val="000000"/>
          <w:szCs w:val="27"/>
          <w:lang w:val="en-AE"/>
        </w:rPr>
        <w:t xml:space="preserve"> which causes many diseases in </w:t>
      </w:r>
      <w:r w:rsidRPr="00D00C01">
        <w:rPr>
          <w:rFonts w:eastAsia="Times New Roman" w:cs="Times New Roman"/>
          <w:color w:val="000000"/>
          <w:szCs w:val="27"/>
          <w:lang w:val="en-AE"/>
        </w:rPr>
        <w:t xml:space="preserve">the </w:t>
      </w:r>
      <w:r w:rsidR="00F62F37" w:rsidRPr="00D00C01">
        <w:rPr>
          <w:rFonts w:eastAsia="Times New Roman" w:cs="Times New Roman"/>
          <w:color w:val="000000"/>
          <w:szCs w:val="27"/>
          <w:lang w:val="en-AE"/>
        </w:rPr>
        <w:t xml:space="preserve">long term. </w:t>
      </w:r>
      <w:r w:rsidR="00F62F37" w:rsidRPr="00D00C01">
        <w:rPr>
          <w:rFonts w:eastAsia="Times New Roman" w:cs="Times New Roman"/>
          <w:b/>
          <w:color w:val="000000"/>
          <w:szCs w:val="27"/>
          <w:lang w:val="en-AE"/>
        </w:rPr>
        <w:t>As</w:t>
      </w:r>
      <w:r w:rsidR="00F62F37" w:rsidRPr="00D00C01">
        <w:rPr>
          <w:rFonts w:eastAsia="Times New Roman" w:cs="Times New Roman"/>
          <w:color w:val="000000"/>
          <w:szCs w:val="27"/>
          <w:lang w:val="en-AE"/>
        </w:rPr>
        <w:t xml:space="preserve"> </w:t>
      </w:r>
      <w:r w:rsidR="00F62F37" w:rsidRPr="00D00C01">
        <w:rPr>
          <w:rFonts w:eastAsia="Times New Roman" w:cs="Times New Roman"/>
          <w:b/>
          <w:color w:val="000000"/>
          <w:szCs w:val="27"/>
          <w:lang w:val="en-AE"/>
        </w:rPr>
        <w:t>shown</w:t>
      </w:r>
      <w:r w:rsidR="00F62F37" w:rsidRPr="00D00C01">
        <w:rPr>
          <w:rFonts w:eastAsia="Times New Roman" w:cs="Times New Roman"/>
          <w:color w:val="000000"/>
          <w:szCs w:val="27"/>
          <w:lang w:val="en-AE"/>
        </w:rPr>
        <w:t xml:space="preserve"> </w:t>
      </w:r>
      <w:r w:rsidR="00F62F37" w:rsidRPr="00D00C01">
        <w:rPr>
          <w:rFonts w:eastAsia="Times New Roman" w:cs="Times New Roman"/>
          <w:b/>
          <w:color w:val="000000"/>
          <w:szCs w:val="27"/>
          <w:lang w:val="en-AE"/>
        </w:rPr>
        <w:t>in</w:t>
      </w:r>
      <w:r w:rsidR="00F62F37" w:rsidRPr="00D00C01">
        <w:rPr>
          <w:rFonts w:eastAsia="Times New Roman" w:cs="Times New Roman"/>
          <w:color w:val="000000"/>
          <w:szCs w:val="27"/>
          <w:lang w:val="en-AE"/>
        </w:rPr>
        <w:t xml:space="preserve"> </w:t>
      </w:r>
      <w:r w:rsidR="00A927BB">
        <w:rPr>
          <w:rFonts w:eastAsia="Times New Roman" w:cs="Times New Roman"/>
          <w:b/>
          <w:color w:val="000000"/>
          <w:szCs w:val="27"/>
          <w:lang w:val="en-AE"/>
        </w:rPr>
        <w:t>Figure</w:t>
      </w:r>
      <w:r w:rsidR="00F62F37" w:rsidRPr="00D00C01">
        <w:rPr>
          <w:rFonts w:eastAsia="Times New Roman" w:cs="Times New Roman"/>
          <w:color w:val="000000"/>
          <w:szCs w:val="27"/>
          <w:lang w:val="en-AE"/>
        </w:rPr>
        <w:t xml:space="preserve"> </w:t>
      </w:r>
      <w:r w:rsidR="00F62F37" w:rsidRPr="00D00C01">
        <w:rPr>
          <w:rFonts w:eastAsia="Times New Roman" w:cs="Times New Roman"/>
          <w:b/>
          <w:color w:val="000000"/>
          <w:szCs w:val="27"/>
          <w:lang w:val="en-AE"/>
        </w:rPr>
        <w:t>6</w:t>
      </w:r>
      <w:r w:rsidR="00F62F37" w:rsidRPr="00D00C01">
        <w:rPr>
          <w:rFonts w:eastAsia="Times New Roman" w:cs="Times New Roman"/>
          <w:color w:val="000000"/>
          <w:szCs w:val="27"/>
          <w:lang w:val="en-AE"/>
        </w:rPr>
        <w:t xml:space="preserve"> the second source of water </w:t>
      </w:r>
      <w:r w:rsidR="00F62F37" w:rsidRPr="00D00C01">
        <w:rPr>
          <w:rFonts w:eastAsia="Times New Roman" w:cs="Times New Roman"/>
          <w:color w:val="000000"/>
          <w:szCs w:val="27"/>
          <w:lang w:val="en-AE"/>
        </w:rPr>
        <w:lastRenderedPageBreak/>
        <w:t xml:space="preserve">that people in Egypt depend on after the Nile </w:t>
      </w:r>
      <w:r w:rsidR="008A5462">
        <w:rPr>
          <w:rFonts w:eastAsia="Times New Roman" w:cs="Times New Roman"/>
          <w:color w:val="000000"/>
          <w:szCs w:val="27"/>
          <w:lang w:val="en-AE"/>
        </w:rPr>
        <w:t>River</w:t>
      </w:r>
      <w:r w:rsidR="00F62F37" w:rsidRPr="00D00C01">
        <w:rPr>
          <w:rFonts w:eastAsia="Times New Roman" w:cs="Times New Roman"/>
          <w:color w:val="000000"/>
          <w:szCs w:val="27"/>
          <w:lang w:val="en-AE"/>
        </w:rPr>
        <w:t xml:space="preserve"> is </w:t>
      </w:r>
      <w:r w:rsidR="008A5462">
        <w:rPr>
          <w:rFonts w:eastAsia="Times New Roman" w:cs="Times New Roman"/>
          <w:color w:val="000000"/>
          <w:szCs w:val="27"/>
          <w:lang w:val="en-AE"/>
        </w:rPr>
        <w:t>agricultural</w:t>
      </w:r>
      <w:r w:rsidR="00F62F37" w:rsidRPr="00D00C01">
        <w:rPr>
          <w:rFonts w:eastAsia="Times New Roman" w:cs="Times New Roman"/>
          <w:color w:val="000000"/>
          <w:szCs w:val="27"/>
          <w:lang w:val="en-AE"/>
        </w:rPr>
        <w:t xml:space="preserve"> </w:t>
      </w:r>
      <w:r w:rsidR="008A5462">
        <w:rPr>
          <w:rFonts w:eastAsia="Times New Roman" w:cs="Times New Roman"/>
          <w:color w:val="000000"/>
          <w:szCs w:val="27"/>
          <w:lang w:val="en-AE"/>
        </w:rPr>
        <w:t>wastewater,</w:t>
      </w:r>
      <w:r w:rsidR="00F62F37" w:rsidRPr="00D00C01">
        <w:rPr>
          <w:rFonts w:eastAsia="Times New Roman" w:cs="Times New Roman"/>
          <w:color w:val="000000"/>
          <w:szCs w:val="27"/>
          <w:lang w:val="en-AE"/>
        </w:rPr>
        <w:t xml:space="preserve"> which is already polluted by chemicals. Another example </w:t>
      </w:r>
      <w:r w:rsidR="008A5462">
        <w:rPr>
          <w:rFonts w:eastAsia="Times New Roman" w:cs="Times New Roman"/>
          <w:color w:val="000000"/>
          <w:szCs w:val="27"/>
          <w:lang w:val="en-AE"/>
        </w:rPr>
        <w:t>of</w:t>
      </w:r>
      <w:r w:rsidR="00F62F37" w:rsidRPr="00D00C01">
        <w:rPr>
          <w:rFonts w:eastAsia="Times New Roman" w:cs="Times New Roman"/>
          <w:color w:val="000000"/>
          <w:szCs w:val="27"/>
          <w:lang w:val="en-AE"/>
        </w:rPr>
        <w:t xml:space="preserve"> it is the </w:t>
      </w:r>
      <w:r w:rsidR="00F62F37" w:rsidRPr="00D00C01">
        <w:rPr>
          <w:rFonts w:eastAsia="Times New Roman" w:cs="Times New Roman"/>
          <w:bCs/>
          <w:color w:val="000000"/>
          <w:szCs w:val="27"/>
          <w:lang w:val="en-AE"/>
        </w:rPr>
        <w:t>Industrial</w:t>
      </w:r>
      <w:r w:rsidR="00F62F37" w:rsidRPr="00D00C01">
        <w:rPr>
          <w:rFonts w:eastAsia="Times New Roman" w:cs="Times New Roman"/>
          <w:b/>
          <w:bCs/>
          <w:color w:val="000000"/>
          <w:szCs w:val="27"/>
          <w:lang w:val="en-AE"/>
        </w:rPr>
        <w:t xml:space="preserve"> </w:t>
      </w:r>
      <w:r w:rsidR="00F62F37" w:rsidRPr="00D00C01">
        <w:rPr>
          <w:rFonts w:eastAsia="Times New Roman" w:cs="Times New Roman"/>
          <w:bCs/>
          <w:color w:val="000000"/>
          <w:szCs w:val="27"/>
          <w:lang w:val="en-AE"/>
        </w:rPr>
        <w:t>Discharges</w:t>
      </w:r>
      <w:r w:rsidR="008A5462">
        <w:rPr>
          <w:rFonts w:eastAsia="Times New Roman" w:cs="Times New Roman"/>
          <w:bCs/>
          <w:color w:val="000000"/>
          <w:szCs w:val="27"/>
          <w:lang w:val="en-AE"/>
        </w:rPr>
        <w:t>,</w:t>
      </w:r>
      <w:r w:rsidR="00F62F37" w:rsidRPr="00D00C01">
        <w:rPr>
          <w:rFonts w:eastAsia="Times New Roman" w:cs="Times New Roman"/>
          <w:color w:val="000000"/>
          <w:szCs w:val="27"/>
          <w:lang w:val="en-AE"/>
        </w:rPr>
        <w:t xml:space="preserve"> which </w:t>
      </w:r>
      <w:r w:rsidR="008A5462">
        <w:rPr>
          <w:rFonts w:eastAsia="Times New Roman" w:cs="Times New Roman"/>
          <w:color w:val="000000"/>
          <w:szCs w:val="27"/>
          <w:lang w:val="en-AE"/>
        </w:rPr>
        <w:t>are</w:t>
      </w:r>
      <w:r w:rsidR="00F62F37" w:rsidRPr="00D00C01">
        <w:rPr>
          <w:rFonts w:eastAsia="Times New Roman" w:cs="Times New Roman"/>
          <w:color w:val="000000"/>
          <w:szCs w:val="27"/>
          <w:lang w:val="en-AE"/>
        </w:rPr>
        <w:t xml:space="preserve"> factories </w:t>
      </w:r>
      <w:r w:rsidR="008A5462">
        <w:rPr>
          <w:rFonts w:eastAsia="Times New Roman" w:cs="Times New Roman"/>
          <w:color w:val="000000"/>
          <w:szCs w:val="27"/>
          <w:lang w:val="en-AE"/>
        </w:rPr>
        <w:t>' wastewater</w:t>
      </w:r>
      <w:r w:rsidR="00F62F37" w:rsidRPr="00D00C01">
        <w:rPr>
          <w:rFonts w:eastAsia="Times New Roman" w:cs="Times New Roman"/>
          <w:color w:val="000000"/>
          <w:szCs w:val="27"/>
          <w:lang w:val="en-AE"/>
        </w:rPr>
        <w:t xml:space="preserve">. Factories often release pollutants directly into water bodies, including heavy metals and chemicals. </w:t>
      </w:r>
    </w:p>
    <w:p w14:paraId="0201E5BB" w14:textId="77777777" w:rsidR="00F62F37" w:rsidRPr="00D00C01" w:rsidRDefault="00F62F37" w:rsidP="00CE1E7A">
      <w:pPr>
        <w:spacing w:line="480" w:lineRule="auto"/>
        <w:jc w:val="both"/>
        <w:rPr>
          <w:rFonts w:eastAsia="Times New Roman" w:cs="Times New Roman"/>
          <w:b/>
          <w:color w:val="000000"/>
          <w:sz w:val="32"/>
          <w:szCs w:val="27"/>
          <w:lang w:val="en-AE"/>
        </w:rPr>
      </w:pPr>
      <w:r w:rsidRPr="00D00C01">
        <w:rPr>
          <w:rFonts w:eastAsia="Times New Roman" w:cs="Times New Roman"/>
          <w:b/>
          <w:color w:val="000000"/>
          <w:sz w:val="32"/>
          <w:szCs w:val="27"/>
          <w:lang w:val="en-AE"/>
        </w:rPr>
        <w:t xml:space="preserve">Human activities </w:t>
      </w:r>
    </w:p>
    <w:p w14:paraId="1DD6E312" w14:textId="1E2662FF" w:rsidR="00F62F37" w:rsidRPr="00D00C01" w:rsidRDefault="00F62F37" w:rsidP="00CE1E7A">
      <w:pPr>
        <w:spacing w:line="480" w:lineRule="auto"/>
        <w:ind w:firstLine="720"/>
        <w:jc w:val="both"/>
        <w:rPr>
          <w:rFonts w:eastAsia="Times New Roman" w:cs="Times New Roman"/>
          <w:b/>
          <w:color w:val="000000"/>
          <w:sz w:val="32"/>
          <w:szCs w:val="27"/>
          <w:lang w:val="en-AE"/>
        </w:rPr>
      </w:pPr>
      <w:r w:rsidRPr="00D00C01">
        <w:rPr>
          <w:rFonts w:eastAsia="Times New Roman" w:cs="Times New Roman"/>
          <w:bCs/>
          <w:color w:val="000000"/>
          <w:szCs w:val="28"/>
          <w:lang w:val="en-AE"/>
        </w:rPr>
        <w:t>Human activities can pollute the soil</w:t>
      </w:r>
      <w:r w:rsidR="008A5462">
        <w:rPr>
          <w:rFonts w:eastAsia="Times New Roman" w:cs="Times New Roman"/>
          <w:bCs/>
          <w:color w:val="000000"/>
          <w:szCs w:val="28"/>
          <w:lang w:val="en-AE"/>
        </w:rPr>
        <w:t>,</w:t>
      </w:r>
      <w:r w:rsidRPr="00D00C01">
        <w:rPr>
          <w:rFonts w:eastAsia="Times New Roman" w:cs="Times New Roman"/>
          <w:bCs/>
          <w:color w:val="000000"/>
          <w:szCs w:val="28"/>
          <w:lang w:val="en-AE"/>
        </w:rPr>
        <w:t xml:space="preserve"> like mining</w:t>
      </w:r>
      <w:r w:rsidRPr="00D00C01">
        <w:rPr>
          <w:rFonts w:eastAsia="Times New Roman" w:cs="Times New Roman"/>
          <w:b/>
          <w:bCs/>
          <w:color w:val="000000"/>
          <w:szCs w:val="28"/>
          <w:lang w:val="en-AE"/>
        </w:rPr>
        <w:t xml:space="preserve"> </w:t>
      </w:r>
      <w:r w:rsidRPr="00D00C01">
        <w:rPr>
          <w:rFonts w:eastAsia="Times New Roman" w:cs="Times New Roman"/>
          <w:bCs/>
          <w:color w:val="000000"/>
          <w:szCs w:val="28"/>
          <w:lang w:val="en-AE"/>
        </w:rPr>
        <w:t>activities</w:t>
      </w:r>
      <w:r w:rsidR="008A5462">
        <w:rPr>
          <w:rFonts w:eastAsia="Times New Roman" w:cs="Times New Roman"/>
          <w:bCs/>
          <w:color w:val="000000"/>
          <w:szCs w:val="28"/>
          <w:lang w:val="en-AE"/>
        </w:rPr>
        <w:t>,</w:t>
      </w:r>
      <w:r w:rsidRPr="00D00C01">
        <w:rPr>
          <w:rFonts w:eastAsia="Times New Roman" w:cs="Times New Roman"/>
          <w:color w:val="000000"/>
          <w:szCs w:val="28"/>
          <w:lang w:val="en-AE"/>
        </w:rPr>
        <w:t xml:space="preserve"> which have extraction processes</w:t>
      </w:r>
      <w:r w:rsidR="008A5462">
        <w:rPr>
          <w:rFonts w:eastAsia="Times New Roman" w:cs="Times New Roman"/>
          <w:color w:val="000000"/>
          <w:szCs w:val="28"/>
          <w:lang w:val="en-AE"/>
        </w:rPr>
        <w:t>,</w:t>
      </w:r>
      <w:r w:rsidRPr="00D00C01">
        <w:rPr>
          <w:rFonts w:eastAsia="Times New Roman" w:cs="Times New Roman"/>
          <w:color w:val="000000"/>
          <w:szCs w:val="28"/>
          <w:lang w:val="en-AE"/>
        </w:rPr>
        <w:t xml:space="preserve"> can lead to soil degradation and contamination with heavy metals and other pollutants. Human </w:t>
      </w:r>
      <w:r w:rsidRPr="00D00C01">
        <w:rPr>
          <w:rFonts w:eastAsia="Times New Roman" w:cs="Times New Roman"/>
          <w:bCs/>
          <w:color w:val="000000"/>
          <w:szCs w:val="28"/>
          <w:lang w:val="en-AE"/>
        </w:rPr>
        <w:t>landfills</w:t>
      </w:r>
      <w:r w:rsidRPr="00D00C01">
        <w:rPr>
          <w:rFonts w:eastAsia="Times New Roman" w:cs="Times New Roman"/>
          <w:color w:val="000000"/>
          <w:szCs w:val="28"/>
          <w:lang w:val="en-AE"/>
        </w:rPr>
        <w:t xml:space="preserve"> can also pollute the soil because decomposing waste in landfills can leach harmful chemicals into the soil.</w:t>
      </w:r>
    </w:p>
    <w:p w14:paraId="57D1DC7E" w14:textId="77777777" w:rsidR="00F62F37" w:rsidRPr="00D00C01" w:rsidRDefault="00F62F37" w:rsidP="00CE1E7A">
      <w:pPr>
        <w:pStyle w:val="Heading3"/>
        <w:spacing w:line="480" w:lineRule="auto"/>
        <w:jc w:val="center"/>
        <w:rPr>
          <w:rFonts w:eastAsia="Times New Roman" w:cs="Times New Roman"/>
          <w:b/>
          <w:color w:val="0D0D0D" w:themeColor="text1" w:themeTint="F2"/>
          <w:sz w:val="32"/>
          <w:lang w:val="en-AE"/>
        </w:rPr>
      </w:pPr>
      <w:bookmarkStart w:id="8" w:name="_Toc215822992"/>
      <w:r w:rsidRPr="00D00C01">
        <w:rPr>
          <w:rFonts w:eastAsia="Times New Roman" w:cs="Times New Roman"/>
          <w:b/>
          <w:color w:val="0D0D0D" w:themeColor="text1" w:themeTint="F2"/>
          <w:sz w:val="32"/>
          <w:lang w:val="en-AE"/>
        </w:rPr>
        <w:t>Impacts</w:t>
      </w:r>
      <w:bookmarkEnd w:id="8"/>
    </w:p>
    <w:p w14:paraId="2904AC09" w14:textId="77777777" w:rsidR="00F62F37" w:rsidRDefault="00F62F37" w:rsidP="00CE1E7A">
      <w:pPr>
        <w:spacing w:line="480" w:lineRule="auto"/>
        <w:jc w:val="both"/>
        <w:rPr>
          <w:rFonts w:eastAsia="Times New Roman" w:cs="Times New Roman"/>
          <w:b/>
          <w:color w:val="000000"/>
          <w:sz w:val="32"/>
          <w:szCs w:val="28"/>
          <w:lang w:val="en-US"/>
        </w:rPr>
      </w:pPr>
      <w:r w:rsidRPr="00D00C01">
        <w:rPr>
          <w:rFonts w:eastAsia="Times New Roman" w:cs="Times New Roman"/>
          <w:b/>
          <w:color w:val="000000"/>
          <w:sz w:val="32"/>
          <w:szCs w:val="28"/>
          <w:lang w:val="en-AE"/>
        </w:rPr>
        <w:t>Climate Change</w:t>
      </w:r>
    </w:p>
    <w:p w14:paraId="33489C14" w14:textId="13191FB9" w:rsidR="00F62F37" w:rsidRPr="00D00C01" w:rsidRDefault="00F62F37" w:rsidP="00CE1E7A">
      <w:pPr>
        <w:spacing w:line="480" w:lineRule="auto"/>
        <w:ind w:firstLine="720"/>
        <w:jc w:val="both"/>
        <w:rPr>
          <w:rFonts w:eastAsia="Times New Roman" w:cs="Times New Roman"/>
          <w:b/>
          <w:bCs/>
          <w:color w:val="000000"/>
          <w:sz w:val="32"/>
          <w:szCs w:val="32"/>
          <w:lang w:val="en-US"/>
        </w:rPr>
      </w:pPr>
      <w:r w:rsidRPr="01A6F3E7">
        <w:rPr>
          <w:rFonts w:eastAsia="Times New Roman" w:cs="Times New Roman"/>
          <w:color w:val="000000" w:themeColor="text1"/>
          <w:lang w:val="en-US"/>
        </w:rPr>
        <w:t xml:space="preserve">Air pollutants, especially greenhouse gases like carbon dioxide and methane, contribute greatly to climate change. These emissions are also the main factors in global warming and lead to a cascade of climate-related issues. With the changes in weather patterns, droughts, floods, and heatwaves occur more </w:t>
      </w:r>
      <w:r w:rsidR="00CE1E7A" w:rsidRPr="01A6F3E7">
        <w:rPr>
          <w:rFonts w:eastAsia="Times New Roman" w:cs="Times New Roman"/>
          <w:color w:val="000000" w:themeColor="text1"/>
          <w:lang w:val="en-US"/>
        </w:rPr>
        <w:t>frequently</w:t>
      </w:r>
      <w:r w:rsidRPr="01A6F3E7">
        <w:rPr>
          <w:rFonts w:eastAsia="Times New Roman" w:cs="Times New Roman"/>
          <w:color w:val="000000" w:themeColor="text1"/>
          <w:lang w:val="en-US"/>
        </w:rPr>
        <w:t xml:space="preserve">. Moreover, rising sea levels are threatening coastal communities and ecosystems; loss of habitat is threatening </w:t>
      </w:r>
      <w:r w:rsidR="00CE1E7A" w:rsidRPr="01A6F3E7">
        <w:rPr>
          <w:rFonts w:eastAsia="Times New Roman" w:cs="Times New Roman"/>
          <w:color w:val="000000" w:themeColor="text1"/>
          <w:lang w:val="en-US"/>
        </w:rPr>
        <w:t>several</w:t>
      </w:r>
      <w:r w:rsidRPr="01A6F3E7">
        <w:rPr>
          <w:rFonts w:eastAsia="Times New Roman" w:cs="Times New Roman"/>
          <w:color w:val="000000" w:themeColor="text1"/>
          <w:lang w:val="en-US"/>
        </w:rPr>
        <w:t xml:space="preserve"> species. </w:t>
      </w:r>
      <w:r w:rsidR="00CE1E7A" w:rsidRPr="01A6F3E7">
        <w:rPr>
          <w:rFonts w:eastAsia="Times New Roman" w:cs="Times New Roman"/>
          <w:color w:val="000000" w:themeColor="text1"/>
          <w:lang w:val="en-US"/>
        </w:rPr>
        <w:t>Tackling</w:t>
      </w:r>
      <w:r w:rsidRPr="01A6F3E7">
        <w:rPr>
          <w:rFonts w:eastAsia="Times New Roman" w:cs="Times New Roman"/>
          <w:color w:val="000000" w:themeColor="text1"/>
          <w:lang w:val="en-US"/>
        </w:rPr>
        <w:t xml:space="preserve"> air pollution is important, since air pollution worsens public health issues and furthers climate change damage to the planet we live on. </w:t>
      </w:r>
    </w:p>
    <w:p w14:paraId="110F66E5" w14:textId="77777777" w:rsidR="00CE1E7A" w:rsidRDefault="00CE1E7A" w:rsidP="00CE1E7A">
      <w:pPr>
        <w:spacing w:line="480" w:lineRule="auto"/>
        <w:jc w:val="both"/>
        <w:rPr>
          <w:rFonts w:eastAsia="Times New Roman" w:cs="Times New Roman"/>
          <w:b/>
          <w:color w:val="000000"/>
          <w:sz w:val="32"/>
          <w:szCs w:val="28"/>
          <w:lang w:val="en-US"/>
        </w:rPr>
      </w:pPr>
    </w:p>
    <w:p w14:paraId="039877B2" w14:textId="5A3A7E62" w:rsidR="00F62F37" w:rsidRPr="00D00C01" w:rsidRDefault="00F62F37" w:rsidP="00CE1E7A">
      <w:pPr>
        <w:spacing w:line="480" w:lineRule="auto"/>
        <w:jc w:val="both"/>
        <w:rPr>
          <w:rFonts w:eastAsia="Times New Roman" w:cs="Times New Roman"/>
          <w:b/>
          <w:color w:val="000000"/>
          <w:sz w:val="32"/>
          <w:szCs w:val="28"/>
          <w:lang w:val="en-AE"/>
        </w:rPr>
      </w:pPr>
      <w:r w:rsidRPr="00D00C01">
        <w:rPr>
          <w:rFonts w:eastAsia="Times New Roman" w:cs="Times New Roman"/>
          <w:b/>
          <w:color w:val="000000"/>
          <w:sz w:val="32"/>
          <w:szCs w:val="28"/>
          <w:lang w:val="en-AE"/>
        </w:rPr>
        <w:lastRenderedPageBreak/>
        <w:t>Ecosystem Damage</w:t>
      </w:r>
    </w:p>
    <w:p w14:paraId="0B34A5A2" w14:textId="7680E2EC" w:rsidR="00F62F37" w:rsidRPr="00D00C01" w:rsidRDefault="00F62F37" w:rsidP="00CE1E7A">
      <w:pPr>
        <w:spacing w:line="480" w:lineRule="auto"/>
        <w:ind w:firstLine="720"/>
        <w:jc w:val="both"/>
        <w:rPr>
          <w:rFonts w:eastAsia="Times New Roman" w:cs="Times New Roman"/>
          <w:color w:val="000000"/>
          <w:lang w:val="en-US"/>
        </w:rPr>
      </w:pPr>
      <w:r w:rsidRPr="01A6F3E7">
        <w:rPr>
          <w:rFonts w:eastAsia="Times New Roman" w:cs="Times New Roman"/>
          <w:color w:val="000000" w:themeColor="text1"/>
          <w:lang w:val="en-US"/>
        </w:rPr>
        <w:t>Polluted water sources have severe impacts on aquatic ecosystems, which determine the maintenance of biodiversity. Chemicals in water pose a risk to fish, amphibians</w:t>
      </w:r>
      <w:r w:rsidR="00CE1E7A" w:rsidRPr="01A6F3E7">
        <w:rPr>
          <w:rFonts w:eastAsia="Times New Roman" w:cs="Times New Roman"/>
          <w:color w:val="000000" w:themeColor="text1"/>
          <w:lang w:val="en-US"/>
        </w:rPr>
        <w:t>,</w:t>
      </w:r>
      <w:r w:rsidRPr="01A6F3E7">
        <w:rPr>
          <w:rFonts w:eastAsia="Times New Roman" w:cs="Times New Roman"/>
          <w:color w:val="000000" w:themeColor="text1"/>
          <w:lang w:val="en-US"/>
        </w:rPr>
        <w:t xml:space="preserve"> and other wildlife, thereby decreasing the living balance of this environment. When these toxic components accumulate, their poisonous levels increase along the food chains, later affecting not only wildlife but humans as well, especially those communities that depend on these species. Deteriorated aquatic habitats are now biodiversity-hew-ecosystem settings; such altered or impaired ecosystems have become weaker in sustaining sensitive species that had adapted to an environment adversely affected and threatening overall human health.</w:t>
      </w:r>
    </w:p>
    <w:p w14:paraId="7DC2F3A4" w14:textId="77777777" w:rsidR="00F62F37" w:rsidRPr="00D00C01" w:rsidRDefault="00F62F37" w:rsidP="00CE1E7A">
      <w:pPr>
        <w:spacing w:line="480" w:lineRule="auto"/>
        <w:jc w:val="both"/>
        <w:rPr>
          <w:rFonts w:eastAsia="Times New Roman" w:cs="Times New Roman"/>
          <w:b/>
          <w:color w:val="000000"/>
          <w:sz w:val="32"/>
          <w:szCs w:val="28"/>
          <w:lang w:val="en-AE"/>
        </w:rPr>
      </w:pPr>
      <w:r w:rsidRPr="00D00C01">
        <w:rPr>
          <w:rFonts w:eastAsia="Times New Roman" w:cs="Times New Roman"/>
          <w:b/>
          <w:color w:val="000000"/>
          <w:sz w:val="32"/>
          <w:szCs w:val="28"/>
          <w:lang w:val="en-AE"/>
        </w:rPr>
        <w:t>Decreased Agricultural Productivity</w:t>
      </w:r>
      <w:r w:rsidRPr="00D00C01">
        <w:rPr>
          <w:rFonts w:eastAsia="Times New Roman" w:cs="Times New Roman"/>
          <w:b/>
          <w:color w:val="000000"/>
          <w:sz w:val="32"/>
          <w:szCs w:val="28"/>
          <w:lang w:val="en-AE"/>
        </w:rPr>
        <w:tab/>
      </w:r>
    </w:p>
    <w:p w14:paraId="6E7138D4" w14:textId="44D520C0" w:rsidR="00F62F37" w:rsidRPr="00CE1E7A" w:rsidRDefault="00F62F37" w:rsidP="00CE1E7A">
      <w:pPr>
        <w:spacing w:line="480" w:lineRule="auto"/>
        <w:ind w:firstLine="720"/>
        <w:jc w:val="both"/>
        <w:rPr>
          <w:rFonts w:eastAsia="Times New Roman" w:cs="Times New Roman"/>
          <w:color w:val="000000"/>
          <w:szCs w:val="28"/>
          <w:lang w:val="en-US"/>
        </w:rPr>
      </w:pPr>
      <w:r w:rsidRPr="00D00C01">
        <w:rPr>
          <w:rFonts w:eastAsia="Times New Roman" w:cs="Times New Roman"/>
          <w:color w:val="000000"/>
          <w:szCs w:val="28"/>
          <w:lang w:val="en-AE"/>
        </w:rPr>
        <w:t xml:space="preserve">Soil pollution </w:t>
      </w:r>
      <w:r w:rsidR="00CE1E7A" w:rsidRPr="00D00C01">
        <w:rPr>
          <w:rFonts w:eastAsia="Times New Roman" w:cs="Times New Roman"/>
          <w:color w:val="000000"/>
          <w:szCs w:val="28"/>
          <w:lang w:val="en-AE"/>
        </w:rPr>
        <w:t>is also</w:t>
      </w:r>
      <w:r w:rsidRPr="00D00C01">
        <w:rPr>
          <w:rFonts w:eastAsia="Times New Roman" w:cs="Times New Roman"/>
          <w:color w:val="000000"/>
          <w:szCs w:val="28"/>
          <w:lang w:val="en-AE"/>
        </w:rPr>
        <w:t xml:space="preserve"> of great concern due to its direct bearing on soil quality and fertility. Pollution from heavy metals, pesticides, and industrial waste affects the soil, rendering it unproductive for </w:t>
      </w:r>
      <w:r w:rsidR="00CE1E7A" w:rsidRPr="00D00C01">
        <w:rPr>
          <w:rFonts w:eastAsia="Times New Roman" w:cs="Times New Roman"/>
          <w:color w:val="000000"/>
          <w:szCs w:val="28"/>
          <w:lang w:val="en-AE"/>
        </w:rPr>
        <w:t xml:space="preserve">the </w:t>
      </w:r>
      <w:r w:rsidRPr="00D00C01">
        <w:rPr>
          <w:rFonts w:eastAsia="Times New Roman" w:cs="Times New Roman"/>
          <w:color w:val="000000"/>
          <w:szCs w:val="28"/>
          <w:lang w:val="en-AE"/>
        </w:rPr>
        <w:t>cultivation of food crops. The event that degrades the ability of the soil to sustain healthy crops leads to diminished agricultural productivity</w:t>
      </w:r>
      <w:r w:rsidR="00CE1E7A" w:rsidRPr="00D00C01">
        <w:rPr>
          <w:rFonts w:eastAsia="Times New Roman" w:cs="Times New Roman"/>
          <w:color w:val="000000"/>
          <w:szCs w:val="28"/>
          <w:lang w:val="en-AE"/>
        </w:rPr>
        <w:t>,</w:t>
      </w:r>
      <w:r w:rsidRPr="00D00C01">
        <w:rPr>
          <w:rFonts w:eastAsia="Times New Roman" w:cs="Times New Roman"/>
          <w:color w:val="000000"/>
          <w:szCs w:val="28"/>
          <w:lang w:val="en-AE"/>
        </w:rPr>
        <w:t xml:space="preserve"> with an added ominous </w:t>
      </w:r>
      <w:r w:rsidR="008A5462" w:rsidRPr="00D00C01">
        <w:rPr>
          <w:rFonts w:eastAsia="Times New Roman" w:cs="Times New Roman"/>
          <w:color w:val="000000"/>
          <w:szCs w:val="28"/>
          <w:lang w:val="en-AE"/>
        </w:rPr>
        <w:t>Specter</w:t>
      </w:r>
      <w:r w:rsidRPr="00D00C01">
        <w:rPr>
          <w:rFonts w:eastAsia="Times New Roman" w:cs="Times New Roman"/>
          <w:color w:val="000000"/>
          <w:szCs w:val="28"/>
          <w:lang w:val="en-AE"/>
        </w:rPr>
        <w:t xml:space="preserve"> for food security within the communities relying on local farming. </w:t>
      </w:r>
      <w:r w:rsidR="00CE1E7A" w:rsidRPr="00D00C01">
        <w:rPr>
          <w:rFonts w:eastAsia="Times New Roman" w:cs="Times New Roman"/>
          <w:color w:val="000000"/>
          <w:szCs w:val="28"/>
          <w:lang w:val="en-AE"/>
        </w:rPr>
        <w:t>The poor</w:t>
      </w:r>
      <w:r w:rsidRPr="00D00C01">
        <w:rPr>
          <w:rFonts w:eastAsia="Times New Roman" w:cs="Times New Roman"/>
          <w:color w:val="000000"/>
          <w:szCs w:val="28"/>
          <w:lang w:val="en-AE"/>
        </w:rPr>
        <w:t xml:space="preserve"> crop yield not only </w:t>
      </w:r>
      <w:r w:rsidR="00CE1E7A" w:rsidRPr="00D00C01">
        <w:rPr>
          <w:rFonts w:eastAsia="Times New Roman" w:cs="Times New Roman"/>
          <w:color w:val="000000"/>
          <w:szCs w:val="28"/>
          <w:lang w:val="en-AE"/>
        </w:rPr>
        <w:t>impedes</w:t>
      </w:r>
      <w:r w:rsidRPr="00D00C01">
        <w:rPr>
          <w:rFonts w:eastAsia="Times New Roman" w:cs="Times New Roman"/>
          <w:color w:val="000000"/>
          <w:szCs w:val="28"/>
          <w:lang w:val="en-AE"/>
        </w:rPr>
        <w:t xml:space="preserve"> the accessibility of food but also endangers the livelihoods of farmers and aggravates other economic hardships in rural areas. Addressing soil pollution is thus of paramount significance to ensure sustainable agriculture and resilience in food supply.</w:t>
      </w:r>
    </w:p>
    <w:p w14:paraId="089E10B5" w14:textId="77777777" w:rsidR="00F62F37" w:rsidRPr="00D00C01" w:rsidRDefault="00F62F37" w:rsidP="00CE1E7A">
      <w:pPr>
        <w:pStyle w:val="Heading2"/>
        <w:spacing w:line="480" w:lineRule="auto"/>
        <w:jc w:val="both"/>
        <w:rPr>
          <w:rFonts w:ascii="Times New Roman" w:hAnsi="Times New Roman" w:cs="Times New Roman"/>
          <w:b/>
          <w:color w:val="0D0D0D" w:themeColor="text1" w:themeTint="F2"/>
          <w:lang w:val="en-AE"/>
        </w:rPr>
      </w:pPr>
      <w:bookmarkStart w:id="9" w:name="_Toc215822993"/>
      <w:r w:rsidRPr="00D00C01">
        <w:rPr>
          <w:rFonts w:ascii="Times New Roman" w:hAnsi="Times New Roman" w:cs="Times New Roman"/>
          <w:b/>
          <w:color w:val="0D0D0D" w:themeColor="text1" w:themeTint="F2"/>
          <w:lang w:val="en-AE"/>
        </w:rPr>
        <w:lastRenderedPageBreak/>
        <w:t>Deal with population growth and its consequences</w:t>
      </w:r>
      <w:bookmarkEnd w:id="9"/>
    </w:p>
    <w:p w14:paraId="4A64C21A" w14:textId="02DC6A32" w:rsidR="00F62F37" w:rsidRPr="00D00C01" w:rsidRDefault="00741191" w:rsidP="0094434F">
      <w:pPr>
        <w:spacing w:line="480" w:lineRule="auto"/>
        <w:jc w:val="both"/>
        <w:rPr>
          <w:rFonts w:asciiTheme="majorBidi" w:hAnsiTheme="majorBidi" w:cstheme="majorBidi"/>
          <w:szCs w:val="28"/>
          <w:lang w:val="en-AE" w:bidi="ar-EG"/>
        </w:rPr>
      </w:pPr>
      <w:r w:rsidRPr="00606811">
        <w:rPr>
          <w:rFonts w:hint="cs"/>
          <w:noProof/>
          <w:rtl/>
          <w:lang w:val="en-US"/>
        </w:rPr>
        <w:drawing>
          <wp:anchor distT="0" distB="0" distL="114300" distR="114300" simplePos="0" relativeHeight="251658240" behindDoc="1" locked="0" layoutInCell="1" allowOverlap="1" wp14:anchorId="54820999" wp14:editId="67C4B1FE">
            <wp:simplePos x="0" y="0"/>
            <wp:positionH relativeFrom="margin">
              <wp:posOffset>3154680</wp:posOffset>
            </wp:positionH>
            <wp:positionV relativeFrom="paragraph">
              <wp:posOffset>2702560</wp:posOffset>
            </wp:positionV>
            <wp:extent cx="2689225" cy="1571625"/>
            <wp:effectExtent l="0" t="0" r="0" b="9525"/>
            <wp:wrapSquare wrapText="bothSides"/>
            <wp:docPr id="559194517" name="Picture 6"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94517" name="Picture 6" descr="A graph with a line going up&#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9225" cy="1571625"/>
                    </a:xfrm>
                    <a:prstGeom prst="rect">
                      <a:avLst/>
                    </a:prstGeom>
                    <a:noFill/>
                  </pic:spPr>
                </pic:pic>
              </a:graphicData>
            </a:graphic>
            <wp14:sizeRelH relativeFrom="page">
              <wp14:pctWidth>0</wp14:pctWidth>
            </wp14:sizeRelH>
            <wp14:sizeRelV relativeFrom="page">
              <wp14:pctHeight>0</wp14:pctHeight>
            </wp14:sizeRelV>
          </wp:anchor>
        </w:drawing>
      </w:r>
      <w:r w:rsidRPr="00606811">
        <w:rPr>
          <w:rFonts w:hint="cs"/>
          <w:noProof/>
          <w:rtl/>
          <w:lang w:val="en-US"/>
        </w:rPr>
        <mc:AlternateContent>
          <mc:Choice Requires="wps">
            <w:drawing>
              <wp:anchor distT="0" distB="0" distL="114300" distR="114300" simplePos="0" relativeHeight="251658241" behindDoc="1" locked="0" layoutInCell="1" allowOverlap="1" wp14:anchorId="5BFC3385" wp14:editId="1BAA1A6E">
                <wp:simplePos x="0" y="0"/>
                <wp:positionH relativeFrom="margin">
                  <wp:posOffset>3205480</wp:posOffset>
                </wp:positionH>
                <wp:positionV relativeFrom="paragraph">
                  <wp:posOffset>4351020</wp:posOffset>
                </wp:positionV>
                <wp:extent cx="2524125" cy="197485"/>
                <wp:effectExtent l="0" t="0" r="9525" b="12065"/>
                <wp:wrapTight wrapText="bothSides">
                  <wp:wrapPolygon edited="0">
                    <wp:start x="0" y="0"/>
                    <wp:lineTo x="0" y="20836"/>
                    <wp:lineTo x="21518" y="20836"/>
                    <wp:lineTo x="21518" y="0"/>
                    <wp:lineTo x="0" y="0"/>
                  </wp:wrapPolygon>
                </wp:wrapTight>
                <wp:docPr id="17431657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125" cy="197485"/>
                        </a:xfrm>
                        <a:prstGeom prst="rect">
                          <a:avLst/>
                        </a:prstGeom>
                        <a:noFill/>
                        <a:ln>
                          <a:noFill/>
                        </a:ln>
                      </wps:spPr>
                      <wps:txbx>
                        <w:txbxContent>
                          <w:p w14:paraId="79D250CB" w14:textId="0C22893B" w:rsidR="00F62F37" w:rsidRPr="005661B2" w:rsidRDefault="00F62F37" w:rsidP="00F62F37">
                            <w:pPr>
                              <w:pStyle w:val="Caption"/>
                              <w:jc w:val="center"/>
                              <w:rPr>
                                <w:rFonts w:asciiTheme="majorBidi" w:hAnsiTheme="majorBidi" w:cstheme="majorBidi"/>
                                <w:i w:val="0"/>
                                <w:iCs w:val="0"/>
                                <w:lang w:bidi="ar-EG"/>
                              </w:rPr>
                            </w:pPr>
                            <w:r w:rsidRPr="005661B2">
                              <w:t xml:space="preserve">Figure </w:t>
                            </w:r>
                            <w:r w:rsidR="008A5462">
                              <w:rPr>
                                <w:lang w:val="en-US"/>
                              </w:rPr>
                              <w:t>8</w:t>
                            </w:r>
                            <w:r w:rsidRPr="005661B2">
                              <w:t xml:space="preserve">  Egypt’s population since 1950.</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BFC3385" id="Text Box 7" o:spid="_x0000_s1033" type="#_x0000_t202" style="position:absolute;left:0;text-align:left;margin-left:252.4pt;margin-top:342.6pt;width:198.75pt;height:15.5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" filled="f" stroked="f">
                <v:textbox inset="0,0,0,0">
                  <w:txbxContent>
                    <w:p w14:paraId="79D250CB" w14:textId="0C22893B" w:rsidR="00F62F37" w:rsidRPr="005661B2" w:rsidRDefault="00F62F37" w:rsidP="00F62F37">
                      <w:pPr>
                        <w:pStyle w:val="Caption"/>
                        <w:jc w:val="center"/>
                        <w:rPr>
                          <w:rFonts w:asciiTheme="majorBidi" w:hAnsiTheme="majorBidi" w:cstheme="majorBidi"/>
                          <w:i w:val="0"/>
                          <w:iCs w:val="0"/>
                          <w:lang w:bidi="ar-EG"/>
                        </w:rPr>
                      </w:pPr>
                      <w:r w:rsidRPr="005661B2">
                        <w:t xml:space="preserve">Figure </w:t>
                      </w:r>
                      <w:r w:rsidR="008A5462">
                        <w:rPr>
                          <w:lang w:val="en-US"/>
                        </w:rPr>
                        <w:t>8</w:t>
                      </w:r>
                      <w:r w:rsidRPr="005661B2">
                        <w:t xml:space="preserve">  Egypt’s population since 1950.</w:t>
                      </w:r>
                    </w:p>
                  </w:txbxContent>
                </v:textbox>
                <w10:wrap type="tight" anchorx="margin"/>
              </v:shape>
            </w:pict>
          </mc:Fallback>
        </mc:AlternateContent>
      </w:r>
      <w:r w:rsidRPr="00606811">
        <w:rPr>
          <w:noProof/>
          <w:lang w:val="en-US"/>
        </w:rPr>
        <w:drawing>
          <wp:anchor distT="0" distB="0" distL="114300" distR="114300" simplePos="0" relativeHeight="251658242" behindDoc="0" locked="0" layoutInCell="1" allowOverlap="1" wp14:anchorId="4EDD1A98" wp14:editId="589D84AC">
            <wp:simplePos x="0" y="0"/>
            <wp:positionH relativeFrom="margin">
              <wp:align>right</wp:align>
            </wp:positionH>
            <wp:positionV relativeFrom="paragraph">
              <wp:posOffset>503150</wp:posOffset>
            </wp:positionV>
            <wp:extent cx="2896235" cy="1528445"/>
            <wp:effectExtent l="0" t="0" r="0" b="0"/>
            <wp:wrapSquare wrapText="bothSides"/>
            <wp:docPr id="1652469858" name="Picture 8"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69858" name="Picture 8" descr="A graph with a line going up&#10;&#10;Description automatically generated"/>
                    <pic:cNvPicPr>
                      <a:picLocks noChangeAspect="1" noChangeArrowheads="1"/>
                    </pic:cNvPicPr>
                  </pic:nvPicPr>
                  <pic:blipFill>
                    <a:blip r:embed="rId24">
                      <a:extLst>
                        <a:ext uri="{BEBA8EAE-BF5A-486C-A8C5-ECC9F3942E4B}">
                          <a14:imgProps xmlns:a14="http://schemas.microsoft.com/office/drawing/2010/main">
                            <a14:imgLayer r:embed="rId25">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96235" cy="1528445"/>
                    </a:xfrm>
                    <a:prstGeom prst="rect">
                      <a:avLst/>
                    </a:prstGeom>
                    <a:noFill/>
                  </pic:spPr>
                </pic:pic>
              </a:graphicData>
            </a:graphic>
            <wp14:sizeRelH relativeFrom="margin">
              <wp14:pctWidth>0</wp14:pctWidth>
            </wp14:sizeRelH>
            <wp14:sizeRelV relativeFrom="margin">
              <wp14:pctHeight>0</wp14:pctHeight>
            </wp14:sizeRelV>
          </wp:anchor>
        </w:drawing>
      </w:r>
      <w:r w:rsidRPr="00606811">
        <w:rPr>
          <w:noProof/>
          <w:lang w:val="en-US"/>
        </w:rPr>
        <mc:AlternateContent>
          <mc:Choice Requires="wps">
            <w:drawing>
              <wp:anchor distT="0" distB="0" distL="114300" distR="114300" simplePos="0" relativeHeight="251658243" behindDoc="0" locked="0" layoutInCell="1" allowOverlap="1" wp14:anchorId="097BF9D4" wp14:editId="7AF600DB">
                <wp:simplePos x="0" y="0"/>
                <wp:positionH relativeFrom="margin">
                  <wp:posOffset>3128010</wp:posOffset>
                </wp:positionH>
                <wp:positionV relativeFrom="paragraph">
                  <wp:posOffset>2072640</wp:posOffset>
                </wp:positionV>
                <wp:extent cx="2910840" cy="219710"/>
                <wp:effectExtent l="0" t="0" r="3810" b="8890"/>
                <wp:wrapSquare wrapText="bothSides"/>
                <wp:docPr id="45473593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840" cy="219710"/>
                        </a:xfrm>
                        <a:prstGeom prst="rect">
                          <a:avLst/>
                        </a:prstGeom>
                        <a:noFill/>
                        <a:ln>
                          <a:noFill/>
                        </a:ln>
                      </wps:spPr>
                      <wps:txbx>
                        <w:txbxContent>
                          <w:p w14:paraId="3A99B838" w14:textId="77777777" w:rsidR="00F62F37" w:rsidRPr="004633D0" w:rsidRDefault="00F62F37" w:rsidP="00F62F37">
                            <w:pPr>
                              <w:pStyle w:val="Caption"/>
                              <w:jc w:val="center"/>
                              <w:rPr>
                                <w:rFonts w:asciiTheme="majorBidi" w:hAnsiTheme="majorBidi" w:cstheme="majorBidi"/>
                                <w:b/>
                                <w:sz w:val="28"/>
                                <w:szCs w:val="28"/>
                                <w:lang w:val="en-AE"/>
                              </w:rPr>
                            </w:pPr>
                            <w:r w:rsidRPr="004633D0">
                              <w:rPr>
                                <w:b/>
                                <w:lang w:val="en-AE"/>
                              </w:rPr>
                              <w:t xml:space="preserve">Figure </w:t>
                            </w:r>
                            <w:r w:rsidR="008A5462">
                              <w:rPr>
                                <w:b/>
                                <w:lang w:val="en-US"/>
                              </w:rPr>
                              <w:t>7</w:t>
                            </w:r>
                            <w:r w:rsidRPr="004633D0">
                              <w:rPr>
                                <w:b/>
                                <w:lang w:val="en-AE"/>
                              </w:rPr>
                              <w:t xml:space="preserve"> - Egypt’s population growth rate.</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BF9D4" id="Text Box 9" o:spid="_x0000_s1034" type="#_x0000_t202" style="position:absolute;left:0;text-align:left;margin-left:246.3pt;margin-top:163.2pt;width:229.2pt;height:17.3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" filled="f" stroked="f">
                <v:textbox inset="0,0,0,0">
                  <w:txbxContent>
                    <w:p w14:paraId="3A99B838" w14:textId="77777777" w:rsidR="00F62F37" w:rsidRPr="004633D0" w:rsidRDefault="00F62F37" w:rsidP="00F62F37">
                      <w:pPr>
                        <w:pStyle w:val="Caption"/>
                        <w:jc w:val="center"/>
                        <w:rPr>
                          <w:rFonts w:asciiTheme="majorBidi" w:hAnsiTheme="majorBidi" w:cstheme="majorBidi"/>
                          <w:b/>
                          <w:sz w:val="28"/>
                          <w:szCs w:val="28"/>
                          <w:lang w:val="en-AE"/>
                        </w:rPr>
                      </w:pPr>
                      <w:r w:rsidRPr="004633D0">
                        <w:rPr>
                          <w:b/>
                          <w:lang w:val="en-AE"/>
                        </w:rPr>
                        <w:t xml:space="preserve">Figure </w:t>
                      </w:r>
                      <w:r w:rsidR="008A5462">
                        <w:rPr>
                          <w:b/>
                          <w:lang w:val="en-US"/>
                        </w:rPr>
                        <w:t>7</w:t>
                      </w:r>
                      <w:r w:rsidRPr="004633D0">
                        <w:rPr>
                          <w:b/>
                          <w:lang w:val="en-AE"/>
                        </w:rPr>
                        <w:t xml:space="preserve"> - Egypt’s population growth rate.</w:t>
                      </w:r>
                    </w:p>
                  </w:txbxContent>
                </v:textbox>
                <w10:wrap type="square" anchorx="margin"/>
              </v:shape>
            </w:pict>
          </mc:Fallback>
        </mc:AlternateContent>
      </w:r>
      <w:r w:rsidR="00F62F37" w:rsidRPr="00D00C01">
        <w:rPr>
          <w:rFonts w:asciiTheme="majorBidi" w:hAnsiTheme="majorBidi" w:cstheme="majorBidi"/>
          <w:szCs w:val="28"/>
          <w:lang w:val="en-AE"/>
        </w:rPr>
        <w:tab/>
        <w:t xml:space="preserve">Population growth is the increase in the number of people in a population or dispersed group. Egypt has one of the highest population growth rates in the world. According to </w:t>
      </w:r>
      <w:r w:rsidR="001767B2" w:rsidRPr="00D00C01">
        <w:rPr>
          <w:rFonts w:asciiTheme="majorBidi" w:hAnsiTheme="majorBidi" w:cstheme="majorBidi"/>
          <w:szCs w:val="28"/>
          <w:lang w:val="en-AE"/>
        </w:rPr>
        <w:t xml:space="preserve">the </w:t>
      </w:r>
      <w:r w:rsidRPr="00D00C01">
        <w:rPr>
          <w:rFonts w:asciiTheme="majorBidi" w:hAnsiTheme="majorBidi" w:cstheme="majorBidi"/>
          <w:szCs w:val="28"/>
          <w:lang w:val="en-AE"/>
        </w:rPr>
        <w:t>World Bank</w:t>
      </w:r>
      <w:r w:rsidR="00F62F37" w:rsidRPr="00D00C01">
        <w:rPr>
          <w:rFonts w:asciiTheme="majorBidi" w:hAnsiTheme="majorBidi" w:cstheme="majorBidi"/>
          <w:szCs w:val="28"/>
          <w:lang w:val="en-AE"/>
        </w:rPr>
        <w:t>, Egypt’s population increases by about 1.7% annually</w:t>
      </w:r>
      <w:r w:rsidR="001767B2" w:rsidRPr="00D00C01">
        <w:rPr>
          <w:rFonts w:asciiTheme="majorBidi" w:hAnsiTheme="majorBidi" w:cstheme="majorBidi"/>
          <w:szCs w:val="28"/>
          <w:lang w:val="en-AE"/>
        </w:rPr>
        <w:t>,</w:t>
      </w:r>
      <w:r w:rsidR="00F62F37" w:rsidRPr="00D00C01">
        <w:rPr>
          <w:rFonts w:asciiTheme="majorBidi" w:hAnsiTheme="majorBidi" w:cstheme="majorBidi"/>
          <w:szCs w:val="28"/>
          <w:lang w:val="en-AE"/>
        </w:rPr>
        <w:t xml:space="preserve"> </w:t>
      </w:r>
      <w:r w:rsidR="00F62F37" w:rsidRPr="00D00C01">
        <w:rPr>
          <w:rFonts w:asciiTheme="majorBidi" w:hAnsiTheme="majorBidi" w:cstheme="majorBidi"/>
          <w:b/>
          <w:bCs/>
          <w:szCs w:val="28"/>
          <w:lang w:val="en-AE"/>
        </w:rPr>
        <w:t>as shown in Figure 12</w:t>
      </w:r>
      <w:r w:rsidR="00F62F37" w:rsidRPr="00D00C01">
        <w:rPr>
          <w:rFonts w:asciiTheme="majorBidi" w:hAnsiTheme="majorBidi" w:cstheme="majorBidi"/>
          <w:szCs w:val="28"/>
          <w:lang w:val="en-AE"/>
        </w:rPr>
        <w:t>.</w:t>
      </w:r>
      <w:r w:rsidR="00F62F37" w:rsidRPr="00606811">
        <w:rPr>
          <w:rFonts w:asciiTheme="majorBidi" w:hAnsiTheme="majorBidi" w:cstheme="majorBidi"/>
          <w:szCs w:val="28"/>
          <w:rtl/>
          <w:lang w:bidi="ar-EG"/>
        </w:rPr>
        <w:t xml:space="preserve"> </w:t>
      </w:r>
      <w:r w:rsidR="00F62F37" w:rsidRPr="00D00C01">
        <w:rPr>
          <w:rFonts w:asciiTheme="majorBidi" w:hAnsiTheme="majorBidi" w:cstheme="majorBidi"/>
          <w:szCs w:val="28"/>
          <w:lang w:val="en-AE" w:bidi="ar-EG"/>
        </w:rPr>
        <w:t xml:space="preserve">Egypt has a problem with population growth, poor population distribution, and a high rate of natural increase. </w:t>
      </w:r>
      <w:r w:rsidR="00F62F37" w:rsidRPr="00D00C01">
        <w:rPr>
          <w:rFonts w:asciiTheme="majorBidi" w:hAnsiTheme="majorBidi" w:cstheme="majorBidi"/>
          <w:szCs w:val="28"/>
          <w:lang w:val="en-AE"/>
        </w:rPr>
        <w:t xml:space="preserve">Egypt is the most populated Arab country and with a population of about 113 million </w:t>
      </w:r>
      <w:r w:rsidR="00F62F37" w:rsidRPr="00D00C01">
        <w:rPr>
          <w:rFonts w:asciiTheme="majorBidi" w:hAnsiTheme="majorBidi" w:cstheme="majorBidi"/>
          <w:b/>
          <w:bCs/>
          <w:szCs w:val="28"/>
          <w:lang w:val="en-AE"/>
        </w:rPr>
        <w:t xml:space="preserve">as shown in </w:t>
      </w:r>
      <w:r w:rsidR="001767B2" w:rsidRPr="00D00C01">
        <w:rPr>
          <w:rFonts w:asciiTheme="majorBidi" w:hAnsiTheme="majorBidi" w:cstheme="majorBidi"/>
          <w:b/>
          <w:bCs/>
          <w:szCs w:val="28"/>
          <w:lang w:val="en-AE"/>
        </w:rPr>
        <w:t>Figure</w:t>
      </w:r>
      <w:r w:rsidR="00F62F37" w:rsidRPr="00D00C01">
        <w:rPr>
          <w:rFonts w:asciiTheme="majorBidi" w:hAnsiTheme="majorBidi" w:cstheme="majorBidi"/>
          <w:b/>
          <w:bCs/>
          <w:szCs w:val="28"/>
          <w:lang w:val="en-AE"/>
        </w:rPr>
        <w:t xml:space="preserve"> </w:t>
      </w:r>
      <w:r w:rsidR="00F62F37">
        <w:rPr>
          <w:rFonts w:asciiTheme="majorBidi" w:hAnsiTheme="majorBidi" w:cstheme="majorBidi"/>
          <w:b/>
          <w:bCs/>
          <w:szCs w:val="28"/>
          <w:lang w:val="en-US"/>
        </w:rPr>
        <w:t>13</w:t>
      </w:r>
      <w:r w:rsidR="00F62F37" w:rsidRPr="00D00C01">
        <w:rPr>
          <w:rFonts w:asciiTheme="majorBidi" w:hAnsiTheme="majorBidi" w:cstheme="majorBidi"/>
          <w:szCs w:val="28"/>
          <w:lang w:val="en-AE"/>
        </w:rPr>
        <w:t xml:space="preserve">, Egypt is the third </w:t>
      </w:r>
      <w:r w:rsidR="001767B2" w:rsidRPr="00D00C01">
        <w:rPr>
          <w:rFonts w:asciiTheme="majorBidi" w:hAnsiTheme="majorBidi" w:cstheme="majorBidi"/>
          <w:szCs w:val="28"/>
          <w:lang w:val="en-AE"/>
        </w:rPr>
        <w:t>most populous</w:t>
      </w:r>
      <w:r w:rsidR="00F62F37" w:rsidRPr="00D00C01">
        <w:rPr>
          <w:rFonts w:asciiTheme="majorBidi" w:hAnsiTheme="majorBidi" w:cstheme="majorBidi"/>
          <w:szCs w:val="28"/>
          <w:lang w:val="en-AE"/>
        </w:rPr>
        <w:t xml:space="preserve"> country in Africa. Its population was about 10 million in 1897 and increased by almost 10 times since the beginning of </w:t>
      </w:r>
      <w:r w:rsidR="008D1BED" w:rsidRPr="00D00C01">
        <w:rPr>
          <w:rFonts w:asciiTheme="majorBidi" w:hAnsiTheme="majorBidi" w:cstheme="majorBidi"/>
          <w:szCs w:val="28"/>
          <w:lang w:val="en-AE"/>
        </w:rPr>
        <w:t xml:space="preserve">the </w:t>
      </w:r>
      <w:r w:rsidR="00F62F37" w:rsidRPr="00D00C01">
        <w:rPr>
          <w:rFonts w:asciiTheme="majorBidi" w:hAnsiTheme="majorBidi" w:cstheme="majorBidi"/>
          <w:szCs w:val="28"/>
          <w:lang w:val="en-AE"/>
        </w:rPr>
        <w:t>20</w:t>
      </w:r>
      <w:r w:rsidR="00F62F37" w:rsidRPr="00D00C01">
        <w:rPr>
          <w:rFonts w:asciiTheme="majorBidi" w:hAnsiTheme="majorBidi" w:cstheme="majorBidi"/>
          <w:szCs w:val="28"/>
          <w:vertAlign w:val="superscript"/>
          <w:lang w:val="en-AE"/>
        </w:rPr>
        <w:t>th</w:t>
      </w:r>
      <w:r w:rsidR="00F62F37" w:rsidRPr="00D00C01">
        <w:rPr>
          <w:rFonts w:asciiTheme="majorBidi" w:hAnsiTheme="majorBidi" w:cstheme="majorBidi"/>
          <w:szCs w:val="28"/>
          <w:lang w:val="en-AE"/>
        </w:rPr>
        <w:t xml:space="preserve"> century. Now, Egypt occupies the</w:t>
      </w:r>
      <w:r w:rsidR="008D1BED">
        <w:rPr>
          <w:rFonts w:asciiTheme="majorBidi" w:hAnsiTheme="majorBidi" w:cstheme="majorBidi" w:hint="cs"/>
          <w:szCs w:val="28"/>
          <w:rtl/>
        </w:rPr>
        <w:t xml:space="preserve"> </w:t>
      </w:r>
      <w:r w:rsidR="00F62F37" w:rsidRPr="00D00C01">
        <w:rPr>
          <w:rFonts w:asciiTheme="majorBidi" w:hAnsiTheme="majorBidi" w:cstheme="majorBidi"/>
          <w:szCs w:val="28"/>
          <w:lang w:val="en-AE"/>
        </w:rPr>
        <w:t>14</w:t>
      </w:r>
      <w:r w:rsidR="00F62F37" w:rsidRPr="00D00C01">
        <w:rPr>
          <w:rFonts w:asciiTheme="majorBidi" w:hAnsiTheme="majorBidi" w:cstheme="majorBidi"/>
          <w:szCs w:val="28"/>
          <w:vertAlign w:val="superscript"/>
          <w:lang w:val="en-AE"/>
        </w:rPr>
        <w:t>th</w:t>
      </w:r>
      <w:r w:rsidR="00F62F37" w:rsidRPr="00D00C01">
        <w:rPr>
          <w:rFonts w:asciiTheme="majorBidi" w:hAnsiTheme="majorBidi" w:cstheme="majorBidi"/>
          <w:szCs w:val="28"/>
          <w:lang w:val="en-AE"/>
        </w:rPr>
        <w:t xml:space="preserve"> place in the world on population. </w:t>
      </w:r>
      <w:r w:rsidR="00F62F37" w:rsidRPr="00606811">
        <w:rPr>
          <w:rFonts w:asciiTheme="majorBidi" w:hAnsiTheme="majorBidi" w:cstheme="majorBidi" w:hint="cs"/>
          <w:szCs w:val="28"/>
          <w:rtl/>
        </w:rPr>
        <w:t xml:space="preserve"> </w:t>
      </w:r>
      <w:r w:rsidR="00F62F37" w:rsidRPr="00D00C01">
        <w:rPr>
          <w:rFonts w:asciiTheme="majorBidi" w:hAnsiTheme="majorBidi" w:cstheme="majorBidi"/>
          <w:szCs w:val="28"/>
          <w:lang w:val="en-AE"/>
        </w:rPr>
        <w:t>The Greater Cairo Metropolitan Area (GCMA) hosts more than 22 million inhabitants because of the poor conditions and facilities in other cities in the rural areas. This means that about one-fifth of the Egyptian population lives in this small place. This causes large and adverse effects on both the quality of life and the economy.</w:t>
      </w:r>
      <w:r w:rsidR="00F62F37" w:rsidRPr="00606811">
        <w:rPr>
          <w:rFonts w:asciiTheme="majorBidi" w:hAnsiTheme="majorBidi" w:cstheme="majorBidi" w:hint="cs"/>
          <w:szCs w:val="28"/>
          <w:rtl/>
        </w:rPr>
        <w:t xml:space="preserve"> </w:t>
      </w:r>
      <w:r w:rsidR="00F62F37" w:rsidRPr="00D00C01">
        <w:rPr>
          <w:rFonts w:asciiTheme="majorBidi" w:hAnsiTheme="majorBidi" w:cstheme="majorBidi"/>
          <w:szCs w:val="28"/>
          <w:lang w:val="en-AE"/>
        </w:rPr>
        <w:t xml:space="preserve">Egypt has a big problem with population because more than 95% of Egypt’s population lives on a mere 5% of the country's surface, in the Nile Delta, </w:t>
      </w:r>
      <w:r w:rsidR="00F62F37" w:rsidRPr="00D00C01">
        <w:rPr>
          <w:rFonts w:asciiTheme="majorBidi" w:hAnsiTheme="majorBidi" w:cstheme="majorBidi"/>
          <w:szCs w:val="28"/>
          <w:lang w:val="en-AE"/>
        </w:rPr>
        <w:lastRenderedPageBreak/>
        <w:t>along the riverbanks of the Nile Valley, and in the immediately outlying cities of Alexandria and Port Said.</w:t>
      </w:r>
    </w:p>
    <w:p w14:paraId="16773BD6" w14:textId="77777777" w:rsidR="00F62F37" w:rsidRPr="00D00C01" w:rsidRDefault="00F62F37" w:rsidP="00CE1E7A">
      <w:pPr>
        <w:pStyle w:val="Heading3"/>
        <w:spacing w:line="480" w:lineRule="auto"/>
        <w:jc w:val="center"/>
        <w:rPr>
          <w:rFonts w:cs="Times New Roman"/>
          <w:b/>
          <w:color w:val="0D0D0D" w:themeColor="text1" w:themeTint="F2"/>
          <w:sz w:val="32"/>
          <w:lang w:val="en-AE"/>
        </w:rPr>
      </w:pPr>
      <w:bookmarkStart w:id="10" w:name="_Toc215822994"/>
      <w:r w:rsidRPr="00D00C01">
        <w:rPr>
          <w:rFonts w:cs="Times New Roman"/>
          <w:b/>
          <w:color w:val="0D0D0D" w:themeColor="text1" w:themeTint="F2"/>
          <w:sz w:val="32"/>
          <w:lang w:val="en-AE"/>
        </w:rPr>
        <w:t>Causes</w:t>
      </w:r>
      <w:bookmarkEnd w:id="10"/>
    </w:p>
    <w:p w14:paraId="773F32CB" w14:textId="77777777" w:rsidR="00F62F37" w:rsidRPr="00606811" w:rsidRDefault="00F62F37" w:rsidP="00CE1E7A">
      <w:pPr>
        <w:pStyle w:val="CausesandImpacts"/>
        <w:spacing w:line="480" w:lineRule="auto"/>
        <w:rPr>
          <w:u w:val="none"/>
        </w:rPr>
      </w:pPr>
      <w:r w:rsidRPr="00606811">
        <w:rPr>
          <w:u w:val="none"/>
        </w:rPr>
        <w:t>Fertility rates</w:t>
      </w:r>
    </w:p>
    <w:p w14:paraId="7E9008FE" w14:textId="6B655625" w:rsidR="00F62F37" w:rsidRPr="00CE1E7A" w:rsidRDefault="00F62F37" w:rsidP="00CE1E7A">
      <w:pPr>
        <w:spacing w:line="480" w:lineRule="auto"/>
        <w:ind w:firstLine="720"/>
        <w:jc w:val="both"/>
        <w:rPr>
          <w:rFonts w:asciiTheme="majorBidi" w:hAnsiTheme="majorBidi" w:cstheme="majorBidi"/>
          <w:szCs w:val="28"/>
          <w:lang w:val="en-US"/>
        </w:rPr>
      </w:pPr>
      <w:r w:rsidRPr="00D00C01">
        <w:rPr>
          <w:rFonts w:asciiTheme="majorBidi" w:hAnsiTheme="majorBidi" w:cstheme="majorBidi"/>
          <w:szCs w:val="28"/>
          <w:lang w:val="en-AE"/>
        </w:rPr>
        <w:t xml:space="preserve">Fertility rate is the number of children per woman. Although this number in Egypt decreased from 7.07 in 1965 to about 3.3 now but it is still high. This means that for every 10 women, 33 children are born. Since 48.3% of born children in Egypt are women, this would lead to a momentum, where a lot of girls will mature at the same time, resulting in a large sudden increase </w:t>
      </w:r>
      <w:r w:rsidR="0072176F">
        <w:rPr>
          <w:rFonts w:asciiTheme="majorBidi" w:hAnsiTheme="majorBidi" w:cstheme="majorBidi"/>
          <w:szCs w:val="28"/>
          <w:lang w:val="en-AE"/>
        </w:rPr>
        <w:t>the country</w:t>
      </w:r>
      <w:r w:rsidRPr="00D00C01">
        <w:rPr>
          <w:rFonts w:asciiTheme="majorBidi" w:hAnsiTheme="majorBidi" w:cstheme="majorBidi"/>
          <w:szCs w:val="28"/>
          <w:lang w:val="en-AE"/>
        </w:rPr>
        <w:t xml:space="preserve"> resource consumption, putting a strain on it yet again.</w:t>
      </w:r>
    </w:p>
    <w:p w14:paraId="76B5ECB6" w14:textId="77777777" w:rsidR="00F62F37" w:rsidRPr="00606811" w:rsidRDefault="00F62F37" w:rsidP="00CE1E7A">
      <w:pPr>
        <w:pStyle w:val="CausesandImpacts"/>
        <w:spacing w:line="480" w:lineRule="auto"/>
        <w:rPr>
          <w:u w:val="none"/>
          <w:lang w:bidi="ar-EG"/>
        </w:rPr>
      </w:pPr>
      <w:r w:rsidRPr="00606811">
        <w:rPr>
          <w:u w:val="none"/>
          <w:lang w:bidi="ar-EG"/>
        </w:rPr>
        <w:t>Poor population distribution</w:t>
      </w:r>
    </w:p>
    <w:p w14:paraId="3C46E672" w14:textId="7CEAB222" w:rsidR="00F62F37" w:rsidRPr="00D00C01" w:rsidRDefault="00A31670" w:rsidP="00CE1E7A">
      <w:pPr>
        <w:spacing w:line="480" w:lineRule="auto"/>
        <w:jc w:val="both"/>
        <w:rPr>
          <w:rFonts w:asciiTheme="majorBidi" w:hAnsiTheme="majorBidi" w:cstheme="majorBidi"/>
          <w:szCs w:val="28"/>
          <w:lang w:val="en-AE" w:bidi="ar-EG"/>
        </w:rPr>
      </w:pPr>
      <w:r w:rsidRPr="00606811">
        <w:rPr>
          <w:noProof/>
          <w:lang w:val="en-US"/>
        </w:rPr>
        <mc:AlternateContent>
          <mc:Choice Requires="wps">
            <w:drawing>
              <wp:anchor distT="0" distB="0" distL="114300" distR="114300" simplePos="0" relativeHeight="251658246" behindDoc="1" locked="0" layoutInCell="1" allowOverlap="1" wp14:anchorId="502D670D" wp14:editId="680A3A8D">
                <wp:simplePos x="0" y="0"/>
                <wp:positionH relativeFrom="column">
                  <wp:posOffset>3140710</wp:posOffset>
                </wp:positionH>
                <wp:positionV relativeFrom="paragraph">
                  <wp:posOffset>1728470</wp:posOffset>
                </wp:positionV>
                <wp:extent cx="2823210" cy="258445"/>
                <wp:effectExtent l="0" t="0" r="15240" b="8255"/>
                <wp:wrapTight wrapText="bothSides">
                  <wp:wrapPolygon edited="0">
                    <wp:start x="0" y="0"/>
                    <wp:lineTo x="0" y="20698"/>
                    <wp:lineTo x="21571" y="20698"/>
                    <wp:lineTo x="21571" y="0"/>
                    <wp:lineTo x="0" y="0"/>
                  </wp:wrapPolygon>
                </wp:wrapTight>
                <wp:docPr id="831906029" name="Text Box 5"/>
                <wp:cNvGraphicFramePr/>
                <a:graphic xmlns:a="http://schemas.openxmlformats.org/drawingml/2006/main">
                  <a:graphicData uri="http://schemas.microsoft.com/office/word/2010/wordprocessingShape">
                    <wps:wsp>
                      <wps:cNvSpPr txBox="1"/>
                      <wps:spPr>
                        <a:xfrm>
                          <a:off x="0" y="0"/>
                          <a:ext cx="2823210" cy="258445"/>
                        </a:xfrm>
                        <a:prstGeom prst="rect">
                          <a:avLst/>
                        </a:prstGeom>
                        <a:noFill/>
                        <a:ln>
                          <a:noFill/>
                        </a:ln>
                      </wps:spPr>
                      <wps:txbx>
                        <w:txbxContent>
                          <w:p w14:paraId="070FAAC5" w14:textId="0FAEB8C0" w:rsidR="00F62F37" w:rsidRPr="004633D0" w:rsidRDefault="00F62F37" w:rsidP="00F62F37">
                            <w:pPr>
                              <w:pStyle w:val="Caption"/>
                              <w:jc w:val="center"/>
                              <w:rPr>
                                <w:b/>
                                <w:lang w:val="en-AE"/>
                              </w:rPr>
                            </w:pPr>
                            <w:r w:rsidRPr="004633D0">
                              <w:rPr>
                                <w:b/>
                                <w:lang w:val="en-AE"/>
                              </w:rPr>
                              <w:t xml:space="preserve">Figure </w:t>
                            </w:r>
                            <w:r w:rsidR="008A5462">
                              <w:rPr>
                                <w:b/>
                                <w:lang w:val="en-US"/>
                              </w:rPr>
                              <w:t>9</w:t>
                            </w:r>
                            <w:r w:rsidRPr="004633D0">
                              <w:rPr>
                                <w:b/>
                                <w:lang w:val="en-AE"/>
                              </w:rPr>
                              <w:t xml:space="preserve">  A map shows population distribution in Egypt.</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02D670D" id="Text Box 5" o:spid="_x0000_s1035" type="#_x0000_t202" style="position:absolute;left:0;text-align:left;margin-left:247.3pt;margin-top:136.1pt;width:222.3pt;height:20.3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" filled="f" stroked="f">
                <v:textbox style="mso-fit-shape-to-text:t" inset="0,0,0,0">
                  <w:txbxContent>
                    <w:p w14:paraId="070FAAC5" w14:textId="0FAEB8C0" w:rsidR="00F62F37" w:rsidRPr="004633D0" w:rsidRDefault="00F62F37" w:rsidP="00F62F37">
                      <w:pPr>
                        <w:pStyle w:val="Caption"/>
                        <w:jc w:val="center"/>
                        <w:rPr>
                          <w:b/>
                          <w:lang w:val="en-AE"/>
                        </w:rPr>
                      </w:pPr>
                      <w:r w:rsidRPr="004633D0">
                        <w:rPr>
                          <w:b/>
                          <w:lang w:val="en-AE"/>
                        </w:rPr>
                        <w:t xml:space="preserve">Figure </w:t>
                      </w:r>
                      <w:r w:rsidR="008A5462">
                        <w:rPr>
                          <w:b/>
                          <w:lang w:val="en-US"/>
                        </w:rPr>
                        <w:t>9</w:t>
                      </w:r>
                      <w:r w:rsidRPr="004633D0">
                        <w:rPr>
                          <w:b/>
                          <w:lang w:val="en-AE"/>
                        </w:rPr>
                        <w:t xml:space="preserve">  A map shows population distribution in Egypt.</w:t>
                      </w:r>
                    </w:p>
                  </w:txbxContent>
                </v:textbox>
                <w10:wrap type="tight"/>
              </v:shape>
            </w:pict>
          </mc:Fallback>
        </mc:AlternateContent>
      </w:r>
      <w:r w:rsidRPr="00606811">
        <w:rPr>
          <w:noProof/>
          <w:lang w:val="en-US"/>
        </w:rPr>
        <w:drawing>
          <wp:anchor distT="0" distB="0" distL="114300" distR="114300" simplePos="0" relativeHeight="251658245" behindDoc="1" locked="0" layoutInCell="1" allowOverlap="1" wp14:anchorId="7261ADA8" wp14:editId="6C27040F">
            <wp:simplePos x="0" y="0"/>
            <wp:positionH relativeFrom="margin">
              <wp:posOffset>3129915</wp:posOffset>
            </wp:positionH>
            <wp:positionV relativeFrom="paragraph">
              <wp:posOffset>342265</wp:posOffset>
            </wp:positionV>
            <wp:extent cx="2798445" cy="1339850"/>
            <wp:effectExtent l="0" t="0" r="1905" b="0"/>
            <wp:wrapTight wrapText="bothSides">
              <wp:wrapPolygon edited="0">
                <wp:start x="0" y="0"/>
                <wp:lineTo x="0" y="21191"/>
                <wp:lineTo x="21468" y="21191"/>
                <wp:lineTo x="21468" y="0"/>
                <wp:lineTo x="0" y="0"/>
              </wp:wrapPolygon>
            </wp:wrapTight>
            <wp:docPr id="537247594" name="Picture 4" descr="Map of Egypt's population density. : r/MapP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 of Egypt's population density. : r/MapPor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8445" cy="1339850"/>
                    </a:xfrm>
                    <a:prstGeom prst="rect">
                      <a:avLst/>
                    </a:prstGeom>
                    <a:noFill/>
                  </pic:spPr>
                </pic:pic>
              </a:graphicData>
            </a:graphic>
            <wp14:sizeRelH relativeFrom="margin">
              <wp14:pctWidth>0</wp14:pctWidth>
            </wp14:sizeRelH>
            <wp14:sizeRelV relativeFrom="margin">
              <wp14:pctHeight>0</wp14:pctHeight>
            </wp14:sizeRelV>
          </wp:anchor>
        </w:drawing>
      </w:r>
      <w:r w:rsidR="00F62F37" w:rsidRPr="00D00C01">
        <w:rPr>
          <w:rFonts w:asciiTheme="majorBidi" w:hAnsiTheme="majorBidi" w:cstheme="majorBidi"/>
          <w:szCs w:val="28"/>
          <w:lang w:val="en-AE" w:bidi="ar-EG"/>
        </w:rPr>
        <w:t>Egypt has a terrible distribution of population because more than 95% of its population</w:t>
      </w:r>
      <w:r w:rsidR="00741191" w:rsidRPr="00D00C01">
        <w:rPr>
          <w:rFonts w:asciiTheme="majorBidi" w:hAnsiTheme="majorBidi" w:cstheme="majorBidi"/>
          <w:szCs w:val="28"/>
          <w:lang w:val="en-AE" w:bidi="ar-EG"/>
        </w:rPr>
        <w:t>,</w:t>
      </w:r>
      <w:r w:rsidR="00F62F37" w:rsidRPr="00D00C01">
        <w:rPr>
          <w:rFonts w:asciiTheme="majorBidi" w:hAnsiTheme="majorBidi" w:cstheme="majorBidi"/>
          <w:szCs w:val="28"/>
          <w:lang w:val="en-AE" w:bidi="ar-EG"/>
        </w:rPr>
        <w:t xml:space="preserve"> or about 104 million people</w:t>
      </w:r>
      <w:r w:rsidR="00741191" w:rsidRPr="00D00C01">
        <w:rPr>
          <w:rFonts w:asciiTheme="majorBidi" w:hAnsiTheme="majorBidi" w:cstheme="majorBidi"/>
          <w:szCs w:val="28"/>
          <w:lang w:val="en-AE" w:bidi="ar-EG"/>
        </w:rPr>
        <w:t>,</w:t>
      </w:r>
      <w:r w:rsidR="00F62F37" w:rsidRPr="00D00C01">
        <w:rPr>
          <w:rFonts w:asciiTheme="majorBidi" w:hAnsiTheme="majorBidi" w:cstheme="majorBidi"/>
          <w:szCs w:val="28"/>
          <w:lang w:val="en-AE" w:bidi="ar-EG"/>
        </w:rPr>
        <w:t xml:space="preserve"> live in less than 5% of its surface</w:t>
      </w:r>
      <w:r w:rsidR="00741191" w:rsidRPr="00D00C01">
        <w:rPr>
          <w:rFonts w:asciiTheme="majorBidi" w:hAnsiTheme="majorBidi" w:cstheme="majorBidi"/>
          <w:szCs w:val="28"/>
          <w:lang w:val="en-AE" w:bidi="ar-EG"/>
        </w:rPr>
        <w:t>,</w:t>
      </w:r>
      <w:r w:rsidR="00F62F37" w:rsidRPr="00D00C01">
        <w:rPr>
          <w:rFonts w:asciiTheme="majorBidi" w:hAnsiTheme="majorBidi" w:cstheme="majorBidi"/>
          <w:szCs w:val="28"/>
          <w:lang w:val="en-AE" w:bidi="ar-EG"/>
        </w:rPr>
        <w:t xml:space="preserve"> </w:t>
      </w:r>
      <w:r w:rsidR="00F62F37" w:rsidRPr="00D00C01">
        <w:rPr>
          <w:rFonts w:asciiTheme="majorBidi" w:hAnsiTheme="majorBidi" w:cstheme="majorBidi"/>
          <w:b/>
          <w:bCs/>
          <w:szCs w:val="28"/>
          <w:lang w:val="en-AE" w:bidi="ar-EG"/>
        </w:rPr>
        <w:t xml:space="preserve">as shown in </w:t>
      </w:r>
      <w:r w:rsidR="00741191" w:rsidRPr="00D00C01">
        <w:rPr>
          <w:rFonts w:asciiTheme="majorBidi" w:hAnsiTheme="majorBidi" w:cstheme="majorBidi"/>
          <w:b/>
          <w:bCs/>
          <w:szCs w:val="28"/>
          <w:lang w:val="en-AE" w:bidi="ar-EG"/>
        </w:rPr>
        <w:t>Figure</w:t>
      </w:r>
      <w:r w:rsidR="00F62F37" w:rsidRPr="00D00C01">
        <w:rPr>
          <w:rFonts w:asciiTheme="majorBidi" w:hAnsiTheme="majorBidi" w:cstheme="majorBidi"/>
          <w:b/>
          <w:bCs/>
          <w:szCs w:val="28"/>
          <w:lang w:val="en-AE" w:bidi="ar-EG"/>
        </w:rPr>
        <w:t xml:space="preserve"> </w:t>
      </w:r>
      <w:r w:rsidR="00F62F37">
        <w:rPr>
          <w:rFonts w:asciiTheme="majorBidi" w:hAnsiTheme="majorBidi" w:cstheme="majorBidi"/>
          <w:b/>
          <w:bCs/>
          <w:szCs w:val="28"/>
          <w:lang w:val="en-US" w:bidi="ar-EG"/>
        </w:rPr>
        <w:t>14</w:t>
      </w:r>
      <w:r w:rsidR="00F62F37" w:rsidRPr="00D00C01">
        <w:rPr>
          <w:rFonts w:asciiTheme="majorBidi" w:hAnsiTheme="majorBidi" w:cstheme="majorBidi"/>
          <w:szCs w:val="28"/>
          <w:lang w:val="en-AE" w:bidi="ar-EG"/>
        </w:rPr>
        <w:t>.</w:t>
      </w:r>
      <w:r w:rsidR="00F62F37" w:rsidRPr="00D00C01">
        <w:rPr>
          <w:lang w:val="en-AE"/>
        </w:rPr>
        <w:t xml:space="preserve"> </w:t>
      </w:r>
      <w:r w:rsidR="00F62F37" w:rsidRPr="00D00C01">
        <w:rPr>
          <w:rFonts w:asciiTheme="majorBidi" w:hAnsiTheme="majorBidi" w:cstheme="majorBidi"/>
          <w:szCs w:val="28"/>
          <w:lang w:val="en-AE" w:bidi="ar-EG"/>
        </w:rPr>
        <w:t>They are heavily concentrated in the very narrow strip of land on both sides of the Nile River, known as the Nile Valley</w:t>
      </w:r>
      <w:r w:rsidR="00741191" w:rsidRPr="00D00C01">
        <w:rPr>
          <w:rFonts w:asciiTheme="majorBidi" w:hAnsiTheme="majorBidi" w:cstheme="majorBidi"/>
          <w:szCs w:val="28"/>
          <w:lang w:val="en-AE" w:bidi="ar-EG"/>
        </w:rPr>
        <w:t>,</w:t>
      </w:r>
      <w:r w:rsidR="00F62F37" w:rsidRPr="00D00C01">
        <w:rPr>
          <w:rFonts w:asciiTheme="majorBidi" w:hAnsiTheme="majorBidi" w:cstheme="majorBidi"/>
          <w:szCs w:val="28"/>
          <w:lang w:val="en-AE" w:bidi="ar-EG"/>
        </w:rPr>
        <w:t xml:space="preserve"> and the other big part of Egypt is nearly empty. This makes this area overcrowded with a population density of about 20400 </w:t>
      </w:r>
      <w:r w:rsidR="00741191" w:rsidRPr="00D00C01">
        <w:rPr>
          <w:rFonts w:asciiTheme="majorBidi" w:hAnsiTheme="majorBidi" w:cstheme="majorBidi"/>
          <w:szCs w:val="28"/>
          <w:lang w:val="en-AE" w:bidi="ar-EG"/>
        </w:rPr>
        <w:t>people</w:t>
      </w:r>
      <w:r w:rsidR="00F62F37" w:rsidRPr="00D00C01">
        <w:rPr>
          <w:rFonts w:asciiTheme="majorBidi" w:hAnsiTheme="majorBidi" w:cstheme="majorBidi"/>
          <w:szCs w:val="28"/>
          <w:lang w:val="en-AE" w:bidi="ar-EG"/>
        </w:rPr>
        <w:t>/km</w:t>
      </w:r>
      <w:r w:rsidR="00F62F37" w:rsidRPr="00D00C01">
        <w:rPr>
          <w:rFonts w:asciiTheme="majorBidi" w:hAnsiTheme="majorBidi" w:cstheme="majorBidi"/>
          <w:szCs w:val="28"/>
          <w:vertAlign w:val="superscript"/>
          <w:lang w:val="en-AE" w:bidi="ar-EG"/>
        </w:rPr>
        <w:t>2</w:t>
      </w:r>
      <w:r w:rsidR="00F62F37" w:rsidRPr="00D00C01">
        <w:rPr>
          <w:rFonts w:asciiTheme="majorBidi" w:hAnsiTheme="majorBidi" w:cstheme="majorBidi"/>
          <w:szCs w:val="28"/>
          <w:lang w:val="en-AE" w:bidi="ar-EG"/>
        </w:rPr>
        <w:t xml:space="preserve">. This contributes to a lack of available jobs, </w:t>
      </w:r>
      <w:r w:rsidR="00741191" w:rsidRPr="00D00C01">
        <w:rPr>
          <w:rFonts w:asciiTheme="majorBidi" w:hAnsiTheme="majorBidi" w:cstheme="majorBidi"/>
          <w:szCs w:val="28"/>
          <w:lang w:val="en-AE" w:bidi="ar-EG"/>
        </w:rPr>
        <w:t>increasing</w:t>
      </w:r>
      <w:r w:rsidR="00F62F37" w:rsidRPr="00D00C01">
        <w:rPr>
          <w:rFonts w:asciiTheme="majorBidi" w:hAnsiTheme="majorBidi" w:cstheme="majorBidi"/>
          <w:szCs w:val="28"/>
          <w:lang w:val="en-AE" w:bidi="ar-EG"/>
        </w:rPr>
        <w:t xml:space="preserve"> </w:t>
      </w:r>
      <w:r w:rsidR="00741191" w:rsidRPr="00D00C01">
        <w:rPr>
          <w:rFonts w:asciiTheme="majorBidi" w:hAnsiTheme="majorBidi" w:cstheme="majorBidi"/>
          <w:szCs w:val="28"/>
          <w:lang w:val="en-AE" w:bidi="ar-EG"/>
        </w:rPr>
        <w:t xml:space="preserve">the </w:t>
      </w:r>
      <w:r w:rsidR="00F62F37" w:rsidRPr="00D00C01">
        <w:rPr>
          <w:rFonts w:asciiTheme="majorBidi" w:hAnsiTheme="majorBidi" w:cstheme="majorBidi"/>
          <w:szCs w:val="28"/>
          <w:lang w:val="en-AE" w:bidi="ar-EG"/>
        </w:rPr>
        <w:t>price of products.</w:t>
      </w:r>
    </w:p>
    <w:p w14:paraId="070385A6" w14:textId="50D2FEDB" w:rsidR="00F62F37" w:rsidRPr="00606811" w:rsidRDefault="00F62F37" w:rsidP="00CE1E7A">
      <w:pPr>
        <w:pStyle w:val="CausesandImpacts"/>
        <w:spacing w:line="480" w:lineRule="auto"/>
        <w:jc w:val="left"/>
        <w:rPr>
          <w:u w:val="none"/>
          <w:lang w:bidi="ar-EG"/>
        </w:rPr>
      </w:pPr>
      <w:r w:rsidRPr="00606811">
        <w:rPr>
          <w:u w:val="none"/>
          <w:lang w:bidi="ar-EG"/>
        </w:rPr>
        <w:lastRenderedPageBreak/>
        <w:t>The rate of natural increase</w:t>
      </w:r>
    </w:p>
    <w:p w14:paraId="2D2AE9CD" w14:textId="021D2608" w:rsidR="00F62F37" w:rsidRPr="00D00C01" w:rsidRDefault="00FE4672" w:rsidP="00CE1E7A">
      <w:pPr>
        <w:spacing w:line="480" w:lineRule="auto"/>
        <w:jc w:val="both"/>
        <w:rPr>
          <w:rFonts w:asciiTheme="majorBidi" w:hAnsiTheme="majorBidi" w:cstheme="majorBidi"/>
          <w:szCs w:val="28"/>
          <w:lang w:val="en-AE"/>
        </w:rPr>
      </w:pPr>
      <w:r w:rsidRPr="00606811">
        <w:rPr>
          <w:noProof/>
          <w:lang w:val="en-US"/>
        </w:rPr>
        <mc:AlternateContent>
          <mc:Choice Requires="wps">
            <w:drawing>
              <wp:anchor distT="0" distB="0" distL="114300" distR="114300" simplePos="0" relativeHeight="251658248" behindDoc="0" locked="0" layoutInCell="1" allowOverlap="1" wp14:anchorId="5468F260" wp14:editId="28830E97">
                <wp:simplePos x="0" y="0"/>
                <wp:positionH relativeFrom="column">
                  <wp:posOffset>3077845</wp:posOffset>
                </wp:positionH>
                <wp:positionV relativeFrom="paragraph">
                  <wp:posOffset>2461260</wp:posOffset>
                </wp:positionV>
                <wp:extent cx="2670810" cy="258445"/>
                <wp:effectExtent l="0" t="0" r="15240" b="0"/>
                <wp:wrapSquare wrapText="bothSides"/>
                <wp:docPr id="1210531432" name="Text Box 3"/>
                <wp:cNvGraphicFramePr/>
                <a:graphic xmlns:a="http://schemas.openxmlformats.org/drawingml/2006/main">
                  <a:graphicData uri="http://schemas.microsoft.com/office/word/2010/wordprocessingShape">
                    <wps:wsp>
                      <wps:cNvSpPr txBox="1"/>
                      <wps:spPr>
                        <a:xfrm>
                          <a:off x="0" y="0"/>
                          <a:ext cx="2670810" cy="258445"/>
                        </a:xfrm>
                        <a:prstGeom prst="rect">
                          <a:avLst/>
                        </a:prstGeom>
                        <a:noFill/>
                        <a:ln>
                          <a:noFill/>
                        </a:ln>
                      </wps:spPr>
                      <wps:txbx>
                        <w:txbxContent>
                          <w:p w14:paraId="2F6789A5" w14:textId="0EBDF9AE" w:rsidR="00F62F37" w:rsidRPr="004633D0" w:rsidRDefault="00F62F37" w:rsidP="00F62F37">
                            <w:pPr>
                              <w:pStyle w:val="Caption"/>
                              <w:jc w:val="center"/>
                              <w:rPr>
                                <w:rFonts w:asciiTheme="majorBidi" w:hAnsiTheme="majorBidi" w:cstheme="majorBidi"/>
                                <w:b/>
                                <w:sz w:val="28"/>
                                <w:szCs w:val="28"/>
                                <w:lang w:val="en-AE"/>
                              </w:rPr>
                            </w:pPr>
                            <w:r w:rsidRPr="004633D0">
                              <w:rPr>
                                <w:b/>
                                <w:lang w:val="en-AE"/>
                              </w:rPr>
                              <w:t>Figure</w:t>
                            </w:r>
                            <w:r>
                              <w:rPr>
                                <w:b/>
                                <w:lang w:val="en-US"/>
                              </w:rPr>
                              <w:t xml:space="preserve"> 1</w:t>
                            </w:r>
                            <w:r w:rsidR="008A5462">
                              <w:rPr>
                                <w:b/>
                                <w:lang w:val="en-US"/>
                              </w:rPr>
                              <w:t>0</w:t>
                            </w:r>
                            <w:r w:rsidRPr="004633D0">
                              <w:rPr>
                                <w:b/>
                                <w:lang w:val="en-AE"/>
                              </w:rPr>
                              <w:t xml:space="preserve">  the rate of births in Egypt per thousand</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468F260" id="Text Box 3" o:spid="_x0000_s1036" type="#_x0000_t202" style="position:absolute;left:0;text-align:left;margin-left:242.35pt;margin-top:193.8pt;width:210.3pt;height:20.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" filled="f" stroked="f">
                <v:textbox style="mso-fit-shape-to-text:t" inset="0,0,0,0">
                  <w:txbxContent>
                    <w:p w14:paraId="2F6789A5" w14:textId="0EBDF9AE" w:rsidR="00F62F37" w:rsidRPr="004633D0" w:rsidRDefault="00F62F37" w:rsidP="00F62F37">
                      <w:pPr>
                        <w:pStyle w:val="Caption"/>
                        <w:jc w:val="center"/>
                        <w:rPr>
                          <w:rFonts w:asciiTheme="majorBidi" w:hAnsiTheme="majorBidi" w:cstheme="majorBidi"/>
                          <w:b/>
                          <w:sz w:val="28"/>
                          <w:szCs w:val="28"/>
                          <w:lang w:val="en-AE"/>
                        </w:rPr>
                      </w:pPr>
                      <w:r w:rsidRPr="004633D0">
                        <w:rPr>
                          <w:b/>
                          <w:lang w:val="en-AE"/>
                        </w:rPr>
                        <w:t>Figure</w:t>
                      </w:r>
                      <w:r>
                        <w:rPr>
                          <w:b/>
                          <w:lang w:val="en-US"/>
                        </w:rPr>
                        <w:t xml:space="preserve"> 1</w:t>
                      </w:r>
                      <w:r w:rsidR="008A5462">
                        <w:rPr>
                          <w:b/>
                          <w:lang w:val="en-US"/>
                        </w:rPr>
                        <w:t>0</w:t>
                      </w:r>
                      <w:r w:rsidRPr="004633D0">
                        <w:rPr>
                          <w:b/>
                          <w:lang w:val="en-AE"/>
                        </w:rPr>
                        <w:t xml:space="preserve">  the rate of births in Egypt per thousand</w:t>
                      </w:r>
                    </w:p>
                  </w:txbxContent>
                </v:textbox>
                <w10:wrap type="square"/>
              </v:shape>
            </w:pict>
          </mc:Fallback>
        </mc:AlternateContent>
      </w:r>
      <w:r w:rsidRPr="00606811">
        <w:rPr>
          <w:noProof/>
        </w:rPr>
        <w:drawing>
          <wp:anchor distT="0" distB="0" distL="114300" distR="114300" simplePos="0" relativeHeight="251658247" behindDoc="0" locked="0" layoutInCell="1" allowOverlap="1" wp14:anchorId="1E431D9E" wp14:editId="09269732">
            <wp:simplePos x="0" y="0"/>
            <wp:positionH relativeFrom="column">
              <wp:posOffset>2903855</wp:posOffset>
            </wp:positionH>
            <wp:positionV relativeFrom="paragraph">
              <wp:posOffset>453390</wp:posOffset>
            </wp:positionV>
            <wp:extent cx="3087370" cy="1876425"/>
            <wp:effectExtent l="0" t="0" r="0" b="6350"/>
            <wp:wrapSquare wrapText="bothSides"/>
            <wp:docPr id="843233611" name="Picture 2"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33611" name="Picture 2" descr="A graph with numbers and a ba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7370" cy="1876425"/>
                    </a:xfrm>
                    <a:prstGeom prst="rect">
                      <a:avLst/>
                    </a:prstGeom>
                    <a:noFill/>
                  </pic:spPr>
                </pic:pic>
              </a:graphicData>
            </a:graphic>
            <wp14:sizeRelH relativeFrom="margin">
              <wp14:pctWidth>0</wp14:pctWidth>
            </wp14:sizeRelH>
            <wp14:sizeRelV relativeFrom="margin">
              <wp14:pctHeight>0</wp14:pctHeight>
            </wp14:sizeRelV>
          </wp:anchor>
        </w:drawing>
      </w:r>
      <w:r w:rsidR="00F62F37" w:rsidRPr="00D00C01">
        <w:rPr>
          <w:rFonts w:asciiTheme="majorBidi" w:hAnsiTheme="majorBidi" w:cstheme="majorBidi"/>
          <w:szCs w:val="28"/>
          <w:lang w:val="en-AE"/>
        </w:rPr>
        <w:t>The rate of natural increase refers to the difference between the number of live births and the number of deaths occurring in a year, divided by the mid-year population of that year, multiplied by a factor 1000. Egypt has a high rate of natural increase, about 16 persons per thousand</w:t>
      </w:r>
      <w:r w:rsidR="00CE1E7A" w:rsidRPr="00D00C01">
        <w:rPr>
          <w:rFonts w:asciiTheme="majorBidi" w:hAnsiTheme="majorBidi" w:cstheme="majorBidi"/>
          <w:szCs w:val="28"/>
          <w:lang w:val="en-AE"/>
        </w:rPr>
        <w:t>,</w:t>
      </w:r>
      <w:r w:rsidR="00F62F37" w:rsidRPr="00D00C01">
        <w:rPr>
          <w:rFonts w:asciiTheme="majorBidi" w:hAnsiTheme="majorBidi" w:cstheme="majorBidi"/>
          <w:szCs w:val="28"/>
          <w:lang w:val="en-AE"/>
        </w:rPr>
        <w:t xml:space="preserve"> with 22.56% </w:t>
      </w:r>
      <w:r w:rsidR="00F62F37" w:rsidRPr="00D00C01">
        <w:rPr>
          <w:rFonts w:asciiTheme="majorBidi" w:hAnsiTheme="majorBidi" w:cstheme="majorBidi"/>
          <w:b/>
          <w:bCs/>
          <w:szCs w:val="28"/>
          <w:lang w:val="en-AE"/>
        </w:rPr>
        <w:t>as</w:t>
      </w:r>
      <w:r w:rsidR="00F62F37" w:rsidRPr="00D00C01">
        <w:rPr>
          <w:rFonts w:asciiTheme="majorBidi" w:hAnsiTheme="majorBidi" w:cstheme="majorBidi"/>
          <w:szCs w:val="28"/>
          <w:lang w:val="en-AE"/>
        </w:rPr>
        <w:t xml:space="preserve"> </w:t>
      </w:r>
      <w:r w:rsidR="00F62F37" w:rsidRPr="00D00C01">
        <w:rPr>
          <w:rFonts w:asciiTheme="majorBidi" w:hAnsiTheme="majorBidi" w:cstheme="majorBidi"/>
          <w:b/>
          <w:bCs/>
          <w:szCs w:val="28"/>
          <w:lang w:val="en-AE"/>
        </w:rPr>
        <w:t xml:space="preserve">shown in Figure </w:t>
      </w:r>
      <w:r w:rsidR="00F62F37">
        <w:rPr>
          <w:rFonts w:asciiTheme="majorBidi" w:hAnsiTheme="majorBidi" w:cstheme="majorBidi"/>
          <w:b/>
          <w:bCs/>
          <w:szCs w:val="28"/>
          <w:lang w:val="en-US"/>
        </w:rPr>
        <w:t>15</w:t>
      </w:r>
      <w:r w:rsidR="00CE1E7A" w:rsidRPr="00D00C01">
        <w:rPr>
          <w:rFonts w:asciiTheme="majorBidi" w:hAnsiTheme="majorBidi" w:cstheme="majorBidi"/>
          <w:szCs w:val="28"/>
          <w:lang w:val="en-AE"/>
        </w:rPr>
        <w:t>. This</w:t>
      </w:r>
      <w:r w:rsidR="00F62F37" w:rsidRPr="00D00C01">
        <w:rPr>
          <w:rFonts w:asciiTheme="majorBidi" w:hAnsiTheme="majorBidi" w:cstheme="majorBidi"/>
          <w:szCs w:val="28"/>
          <w:lang w:val="en-AE"/>
        </w:rPr>
        <w:t xml:space="preserve"> is because </w:t>
      </w:r>
      <w:r w:rsidR="00CE1E7A" w:rsidRPr="00D00C01">
        <w:rPr>
          <w:rFonts w:asciiTheme="majorBidi" w:hAnsiTheme="majorBidi" w:cstheme="majorBidi"/>
          <w:szCs w:val="28"/>
          <w:lang w:val="en-AE"/>
        </w:rPr>
        <w:t xml:space="preserve">of </w:t>
      </w:r>
      <w:r w:rsidR="00F62F37" w:rsidRPr="00D00C01">
        <w:rPr>
          <w:rFonts w:asciiTheme="majorBidi" w:hAnsiTheme="majorBidi" w:cstheme="majorBidi"/>
          <w:szCs w:val="28"/>
          <w:lang w:val="en-AE"/>
        </w:rPr>
        <w:t xml:space="preserve">the high health care and </w:t>
      </w:r>
      <w:r w:rsidR="00CE1E7A" w:rsidRPr="00D00C01">
        <w:rPr>
          <w:rFonts w:asciiTheme="majorBidi" w:hAnsiTheme="majorBidi" w:cstheme="majorBidi"/>
          <w:szCs w:val="28"/>
          <w:lang w:val="en-AE"/>
        </w:rPr>
        <w:t xml:space="preserve">the </w:t>
      </w:r>
      <w:r w:rsidR="00F62F37" w:rsidRPr="00D00C01">
        <w:rPr>
          <w:rFonts w:asciiTheme="majorBidi" w:hAnsiTheme="majorBidi" w:cstheme="majorBidi"/>
          <w:szCs w:val="28"/>
          <w:lang w:val="en-AE"/>
        </w:rPr>
        <w:t>high number of sons for each family.</w:t>
      </w:r>
    </w:p>
    <w:p w14:paraId="625835A9" w14:textId="77777777" w:rsidR="00F62F37" w:rsidRPr="00606811" w:rsidRDefault="00F62F37" w:rsidP="00CE1E7A">
      <w:pPr>
        <w:pStyle w:val="CausesandImpacts"/>
        <w:spacing w:line="480" w:lineRule="auto"/>
        <w:jc w:val="left"/>
        <w:rPr>
          <w:u w:val="none"/>
        </w:rPr>
      </w:pPr>
      <w:r w:rsidRPr="00606811">
        <w:rPr>
          <w:u w:val="none"/>
        </w:rPr>
        <w:t>Desire for sons</w:t>
      </w:r>
    </w:p>
    <w:p w14:paraId="6D0F8C94" w14:textId="6438C90E" w:rsidR="00F62F37" w:rsidRPr="00D00C01" w:rsidRDefault="00F62F37" w:rsidP="00CE1E7A">
      <w:pPr>
        <w:spacing w:line="480" w:lineRule="auto"/>
        <w:ind w:firstLine="720"/>
        <w:jc w:val="both"/>
        <w:rPr>
          <w:rFonts w:asciiTheme="majorBidi" w:hAnsiTheme="majorBidi" w:cstheme="majorBidi"/>
          <w:szCs w:val="28"/>
          <w:lang w:val="en-AE"/>
        </w:rPr>
      </w:pPr>
      <w:r w:rsidRPr="00D00C01">
        <w:rPr>
          <w:rFonts w:asciiTheme="majorBidi" w:hAnsiTheme="majorBidi" w:cstheme="majorBidi"/>
          <w:szCs w:val="28"/>
          <w:lang w:val="en-AE"/>
        </w:rPr>
        <w:t>Some families within Egypt prefer to have a lot of sons</w:t>
      </w:r>
      <w:r w:rsidR="00B91954" w:rsidRPr="00D00C01">
        <w:rPr>
          <w:rFonts w:asciiTheme="majorBidi" w:hAnsiTheme="majorBidi" w:cstheme="majorBidi"/>
          <w:szCs w:val="28"/>
          <w:lang w:val="en-AE"/>
        </w:rPr>
        <w:t>,</w:t>
      </w:r>
      <w:r w:rsidRPr="00D00C01">
        <w:rPr>
          <w:rFonts w:asciiTheme="majorBidi" w:hAnsiTheme="majorBidi" w:cstheme="majorBidi"/>
          <w:szCs w:val="28"/>
          <w:lang w:val="en-AE"/>
        </w:rPr>
        <w:t xml:space="preserve"> especially males</w:t>
      </w:r>
      <w:r w:rsidR="00B91954" w:rsidRPr="00D00C01">
        <w:rPr>
          <w:rFonts w:asciiTheme="majorBidi" w:hAnsiTheme="majorBidi" w:cstheme="majorBidi"/>
          <w:szCs w:val="28"/>
          <w:lang w:val="en-AE"/>
        </w:rPr>
        <w:t>,</w:t>
      </w:r>
      <w:r w:rsidRPr="00D00C01">
        <w:rPr>
          <w:rFonts w:asciiTheme="majorBidi" w:hAnsiTheme="majorBidi" w:cstheme="majorBidi"/>
          <w:szCs w:val="28"/>
          <w:lang w:val="en-AE"/>
        </w:rPr>
        <w:t xml:space="preserve"> because they are expected to carry the family name and provide support for their parents </w:t>
      </w:r>
      <w:r w:rsidR="00B91954" w:rsidRPr="00D00C01">
        <w:rPr>
          <w:rFonts w:asciiTheme="majorBidi" w:hAnsiTheme="majorBidi" w:cstheme="majorBidi"/>
          <w:szCs w:val="28"/>
          <w:lang w:val="en-AE"/>
        </w:rPr>
        <w:t>in</w:t>
      </w:r>
      <w:r w:rsidRPr="00D00C01">
        <w:rPr>
          <w:rFonts w:asciiTheme="majorBidi" w:hAnsiTheme="majorBidi" w:cstheme="majorBidi"/>
          <w:szCs w:val="28"/>
          <w:lang w:val="en-AE"/>
        </w:rPr>
        <w:t xml:space="preserve"> old age. Many Egyptians</w:t>
      </w:r>
      <w:r w:rsidR="00B91954" w:rsidRPr="00D00C01">
        <w:rPr>
          <w:rFonts w:asciiTheme="majorBidi" w:hAnsiTheme="majorBidi" w:cstheme="majorBidi"/>
          <w:szCs w:val="28"/>
          <w:lang w:val="en-AE"/>
        </w:rPr>
        <w:t>,</w:t>
      </w:r>
      <w:r w:rsidRPr="00D00C01">
        <w:rPr>
          <w:rFonts w:asciiTheme="majorBidi" w:hAnsiTheme="majorBidi" w:cstheme="majorBidi"/>
          <w:szCs w:val="28"/>
          <w:lang w:val="en-AE"/>
        </w:rPr>
        <w:t xml:space="preserve"> especially Muslims</w:t>
      </w:r>
      <w:r w:rsidR="00B91954" w:rsidRPr="00D00C01">
        <w:rPr>
          <w:rFonts w:asciiTheme="majorBidi" w:hAnsiTheme="majorBidi" w:cstheme="majorBidi"/>
          <w:szCs w:val="28"/>
          <w:lang w:val="en-AE"/>
        </w:rPr>
        <w:t>,</w:t>
      </w:r>
      <w:r w:rsidRPr="00D00C01">
        <w:rPr>
          <w:rFonts w:asciiTheme="majorBidi" w:hAnsiTheme="majorBidi" w:cstheme="majorBidi"/>
          <w:szCs w:val="28"/>
          <w:lang w:val="en-AE"/>
        </w:rPr>
        <w:t xml:space="preserve"> have </w:t>
      </w:r>
      <w:r w:rsidR="00B91954" w:rsidRPr="00D00C01">
        <w:rPr>
          <w:rFonts w:asciiTheme="majorBidi" w:hAnsiTheme="majorBidi" w:cstheme="majorBidi"/>
          <w:szCs w:val="28"/>
          <w:lang w:val="en-AE"/>
        </w:rPr>
        <w:t>religious</w:t>
      </w:r>
      <w:r w:rsidRPr="00D00C01">
        <w:rPr>
          <w:rFonts w:asciiTheme="majorBidi" w:hAnsiTheme="majorBidi" w:cstheme="majorBidi"/>
          <w:szCs w:val="28"/>
          <w:lang w:val="en-AE"/>
        </w:rPr>
        <w:t xml:space="preserve"> beliefs that encourage them to have more wives and more sons. The </w:t>
      </w:r>
      <w:r w:rsidR="00B91954" w:rsidRPr="00D00C01">
        <w:rPr>
          <w:rFonts w:asciiTheme="majorBidi" w:hAnsiTheme="majorBidi" w:cstheme="majorBidi"/>
          <w:szCs w:val="28"/>
          <w:lang w:val="en-AE"/>
        </w:rPr>
        <w:t>Prophet</w:t>
      </w:r>
      <w:r w:rsidRPr="00D00C01">
        <w:rPr>
          <w:rFonts w:asciiTheme="majorBidi" w:hAnsiTheme="majorBidi" w:cstheme="majorBidi"/>
          <w:szCs w:val="28"/>
          <w:lang w:val="en-AE"/>
        </w:rPr>
        <w:t xml:space="preserve"> Mohamed told us to have a lot of sons to increase the number of Muslims in the world.</w:t>
      </w:r>
    </w:p>
    <w:p w14:paraId="54DC53C5" w14:textId="77777777" w:rsidR="00F62F37" w:rsidRDefault="00F62F37" w:rsidP="00CE1E7A">
      <w:pPr>
        <w:pStyle w:val="Heading3"/>
        <w:spacing w:line="480" w:lineRule="auto"/>
        <w:jc w:val="center"/>
        <w:rPr>
          <w:rFonts w:cs="Times New Roman"/>
          <w:b/>
          <w:color w:val="0D0D0D" w:themeColor="text1" w:themeTint="F2"/>
          <w:sz w:val="32"/>
          <w:lang w:val="en-US"/>
        </w:rPr>
      </w:pPr>
    </w:p>
    <w:p w14:paraId="0890F118" w14:textId="290F8E8C" w:rsidR="00F62F37" w:rsidRPr="00D00C01" w:rsidRDefault="00F62F37" w:rsidP="00CE1E7A">
      <w:pPr>
        <w:pStyle w:val="Heading3"/>
        <w:spacing w:line="480" w:lineRule="auto"/>
        <w:jc w:val="center"/>
        <w:rPr>
          <w:rFonts w:cs="Times New Roman"/>
          <w:b/>
          <w:color w:val="0D0D0D" w:themeColor="text1" w:themeTint="F2"/>
          <w:sz w:val="32"/>
          <w:lang w:val="en-AE"/>
        </w:rPr>
      </w:pPr>
      <w:bookmarkStart w:id="11" w:name="_Toc215822995"/>
      <w:r w:rsidRPr="00D00C01">
        <w:rPr>
          <w:rFonts w:cs="Times New Roman"/>
          <w:b/>
          <w:color w:val="0D0D0D" w:themeColor="text1" w:themeTint="F2"/>
          <w:sz w:val="32"/>
          <w:lang w:val="en-AE"/>
        </w:rPr>
        <w:t>Impacts</w:t>
      </w:r>
      <w:bookmarkEnd w:id="11"/>
    </w:p>
    <w:p w14:paraId="3B7DEBC7" w14:textId="77777777" w:rsidR="00F62F37" w:rsidRPr="00606811" w:rsidRDefault="00F62F37" w:rsidP="00CE1E7A">
      <w:pPr>
        <w:pStyle w:val="CausesandImpacts"/>
        <w:spacing w:line="480" w:lineRule="auto"/>
        <w:jc w:val="left"/>
        <w:rPr>
          <w:u w:val="none"/>
        </w:rPr>
      </w:pPr>
      <w:r w:rsidRPr="00606811">
        <w:rPr>
          <w:u w:val="none"/>
        </w:rPr>
        <w:t>Economic impacts</w:t>
      </w:r>
    </w:p>
    <w:p w14:paraId="68CB04C3" w14:textId="1D54D325" w:rsidR="00F62F37" w:rsidRPr="00D00C01" w:rsidRDefault="00F62F37" w:rsidP="00CE1E7A">
      <w:pPr>
        <w:spacing w:line="480" w:lineRule="auto"/>
        <w:ind w:firstLine="720"/>
        <w:jc w:val="both"/>
        <w:rPr>
          <w:rFonts w:asciiTheme="majorBidi" w:hAnsiTheme="majorBidi" w:cstheme="majorBidi"/>
          <w:szCs w:val="28"/>
          <w:lang w:val="en-AE"/>
        </w:rPr>
      </w:pPr>
      <w:r w:rsidRPr="00606811">
        <w:rPr>
          <w:noProof/>
          <w:lang w:val="en-US"/>
        </w:rPr>
        <w:lastRenderedPageBreak/>
        <mc:AlternateContent>
          <mc:Choice Requires="wps">
            <w:drawing>
              <wp:anchor distT="0" distB="0" distL="114300" distR="114300" simplePos="0" relativeHeight="251658251" behindDoc="1" locked="0" layoutInCell="1" allowOverlap="1" wp14:anchorId="505DD11F" wp14:editId="3A2C80B5">
                <wp:simplePos x="0" y="0"/>
                <wp:positionH relativeFrom="column">
                  <wp:posOffset>3302635</wp:posOffset>
                </wp:positionH>
                <wp:positionV relativeFrom="paragraph">
                  <wp:posOffset>2209800</wp:posOffset>
                </wp:positionV>
                <wp:extent cx="2849880" cy="274955"/>
                <wp:effectExtent l="0" t="0" r="7620" b="8255"/>
                <wp:wrapTight wrapText="bothSides">
                  <wp:wrapPolygon edited="0">
                    <wp:start x="0" y="0"/>
                    <wp:lineTo x="0" y="20952"/>
                    <wp:lineTo x="21513" y="20952"/>
                    <wp:lineTo x="21513" y="0"/>
                    <wp:lineTo x="0" y="0"/>
                  </wp:wrapPolygon>
                </wp:wrapTight>
                <wp:docPr id="349029889" name="Text Box 1"/>
                <wp:cNvGraphicFramePr/>
                <a:graphic xmlns:a="http://schemas.openxmlformats.org/drawingml/2006/main">
                  <a:graphicData uri="http://schemas.microsoft.com/office/word/2010/wordprocessingShape">
                    <wps:wsp>
                      <wps:cNvSpPr txBox="1"/>
                      <wps:spPr>
                        <a:xfrm>
                          <a:off x="0" y="0"/>
                          <a:ext cx="2849880" cy="274955"/>
                        </a:xfrm>
                        <a:prstGeom prst="rect">
                          <a:avLst/>
                        </a:prstGeom>
                        <a:noFill/>
                        <a:ln>
                          <a:noFill/>
                        </a:ln>
                      </wps:spPr>
                      <wps:txbx>
                        <w:txbxContent>
                          <w:p w14:paraId="67F96605" w14:textId="18FD06C6" w:rsidR="00F62F37" w:rsidRPr="004633D0" w:rsidRDefault="00F62F37" w:rsidP="00F62F37">
                            <w:pPr>
                              <w:pStyle w:val="Caption"/>
                              <w:jc w:val="center"/>
                              <w:rPr>
                                <w:b/>
                                <w:sz w:val="22"/>
                                <w:szCs w:val="22"/>
                                <w:lang w:val="en-AE"/>
                              </w:rPr>
                            </w:pPr>
                            <w:r w:rsidRPr="004633D0">
                              <w:rPr>
                                <w:b/>
                                <w:lang w:val="en-AE"/>
                              </w:rPr>
                              <w:t xml:space="preserve">Figure </w:t>
                            </w:r>
                            <w:r>
                              <w:rPr>
                                <w:b/>
                                <w:lang w:val="en-US"/>
                              </w:rPr>
                              <w:t>1</w:t>
                            </w:r>
                            <w:r w:rsidR="008A5462">
                              <w:rPr>
                                <w:b/>
                                <w:lang w:val="en-US"/>
                              </w:rPr>
                              <w:t>1</w:t>
                            </w:r>
                            <w:r>
                              <w:rPr>
                                <w:b/>
                                <w:lang w:val="en-US"/>
                              </w:rPr>
                              <w:t xml:space="preserve"> </w:t>
                            </w:r>
                            <w:r w:rsidR="008A5462">
                              <w:rPr>
                                <w:b/>
                                <w:lang w:val="en-AE"/>
                              </w:rPr>
                              <w:t>Student-to-teacher</w:t>
                            </w:r>
                            <w:r w:rsidRPr="004633D0">
                              <w:rPr>
                                <w:b/>
                                <w:lang w:val="en-AE"/>
                              </w:rPr>
                              <w:t xml:space="preserve"> ratio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D11F" id="_x0000_s1037" type="#_x0000_t202" style="position:absolute;left:0;text-align:left;margin-left:260.05pt;margin-top:174pt;width:224.4pt;height:21.65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" filled="f" stroked="f">
                <v:textbox inset="0,0,0,0">
                  <w:txbxContent>
                    <w:p w14:paraId="67F96605" w14:textId="18FD06C6" w:rsidR="00F62F37" w:rsidRPr="004633D0" w:rsidRDefault="00F62F37" w:rsidP="00F62F37">
                      <w:pPr>
                        <w:pStyle w:val="Caption"/>
                        <w:jc w:val="center"/>
                        <w:rPr>
                          <w:b/>
                          <w:sz w:val="22"/>
                          <w:szCs w:val="22"/>
                          <w:lang w:val="en-AE"/>
                        </w:rPr>
                      </w:pPr>
                      <w:r w:rsidRPr="004633D0">
                        <w:rPr>
                          <w:b/>
                          <w:lang w:val="en-AE"/>
                        </w:rPr>
                        <w:t xml:space="preserve">Figure </w:t>
                      </w:r>
                      <w:r>
                        <w:rPr>
                          <w:b/>
                          <w:lang w:val="en-US"/>
                        </w:rPr>
                        <w:t>1</w:t>
                      </w:r>
                      <w:r w:rsidR="008A5462">
                        <w:rPr>
                          <w:b/>
                          <w:lang w:val="en-US"/>
                        </w:rPr>
                        <w:t>1</w:t>
                      </w:r>
                      <w:r>
                        <w:rPr>
                          <w:b/>
                          <w:lang w:val="en-US"/>
                        </w:rPr>
                        <w:t xml:space="preserve"> </w:t>
                      </w:r>
                      <w:r w:rsidR="008A5462">
                        <w:rPr>
                          <w:b/>
                          <w:lang w:val="en-AE"/>
                        </w:rPr>
                        <w:t>Student-to-teacher</w:t>
                      </w:r>
                      <w:r w:rsidRPr="004633D0">
                        <w:rPr>
                          <w:b/>
                          <w:lang w:val="en-AE"/>
                        </w:rPr>
                        <w:t xml:space="preserve"> ratio in Egypt</w:t>
                      </w:r>
                    </w:p>
                  </w:txbxContent>
                </v:textbox>
                <w10:wrap type="tight"/>
              </v:shape>
            </w:pict>
          </mc:Fallback>
        </mc:AlternateContent>
      </w:r>
      <w:r w:rsidRPr="00606811">
        <w:rPr>
          <w:noProof/>
          <w:lang w:val="en-US"/>
        </w:rPr>
        <w:drawing>
          <wp:anchor distT="0" distB="0" distL="114300" distR="114300" simplePos="0" relativeHeight="251658250" behindDoc="1" locked="0" layoutInCell="1" allowOverlap="1" wp14:anchorId="58526F8D" wp14:editId="6D8E5F38">
            <wp:simplePos x="0" y="0"/>
            <wp:positionH relativeFrom="column">
              <wp:posOffset>3215005</wp:posOffset>
            </wp:positionH>
            <wp:positionV relativeFrom="paragraph">
              <wp:posOffset>272415</wp:posOffset>
            </wp:positionV>
            <wp:extent cx="2788920" cy="1912620"/>
            <wp:effectExtent l="0" t="0" r="11430" b="11430"/>
            <wp:wrapTight wrapText="bothSides">
              <wp:wrapPolygon edited="0">
                <wp:start x="0" y="0"/>
                <wp:lineTo x="0" y="21514"/>
                <wp:lineTo x="21541" y="21514"/>
                <wp:lineTo x="21541" y="0"/>
                <wp:lineTo x="0" y="0"/>
              </wp:wrapPolygon>
            </wp:wrapTight>
            <wp:docPr id="145974833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Pr="00D00C01">
        <w:rPr>
          <w:rFonts w:asciiTheme="majorBidi" w:hAnsiTheme="majorBidi" w:cstheme="majorBidi"/>
          <w:szCs w:val="28"/>
          <w:lang w:val="en-AE"/>
        </w:rPr>
        <w:t>Population growth has a lot of economic impacts</w:t>
      </w:r>
      <w:r w:rsidR="00CE1E7A" w:rsidRPr="00D00C01">
        <w:rPr>
          <w:rFonts w:asciiTheme="majorBidi" w:hAnsiTheme="majorBidi" w:cstheme="majorBidi"/>
          <w:szCs w:val="28"/>
          <w:lang w:val="en-AE"/>
        </w:rPr>
        <w:t>,</w:t>
      </w:r>
      <w:r w:rsidRPr="00D00C01">
        <w:rPr>
          <w:rFonts w:asciiTheme="majorBidi" w:hAnsiTheme="majorBidi" w:cstheme="majorBidi"/>
          <w:szCs w:val="28"/>
          <w:lang w:val="en-AE"/>
        </w:rPr>
        <w:t xml:space="preserve"> such as lower living standards, higher costs, infrastructure challenges, loss of skilled workers, limited social opportunities</w:t>
      </w:r>
      <w:r w:rsidR="00CE1E7A" w:rsidRPr="00D00C01">
        <w:rPr>
          <w:rFonts w:asciiTheme="majorBidi" w:hAnsiTheme="majorBidi" w:cstheme="majorBidi"/>
          <w:szCs w:val="28"/>
          <w:lang w:val="en-AE"/>
        </w:rPr>
        <w:t>,</w:t>
      </w:r>
      <w:r w:rsidRPr="00D00C01">
        <w:rPr>
          <w:rFonts w:asciiTheme="majorBidi" w:hAnsiTheme="majorBidi" w:cstheme="majorBidi"/>
          <w:szCs w:val="28"/>
          <w:lang w:val="en-AE"/>
        </w:rPr>
        <w:t xml:space="preserve"> and higher dependency. Egypt has one of the highest student-to-teacher ratios globally</w:t>
      </w:r>
      <w:r w:rsidR="00CE1E7A" w:rsidRPr="00D00C01">
        <w:rPr>
          <w:rFonts w:asciiTheme="majorBidi" w:hAnsiTheme="majorBidi" w:cstheme="majorBidi"/>
          <w:szCs w:val="28"/>
          <w:lang w:val="en-AE"/>
        </w:rPr>
        <w:t>,</w:t>
      </w:r>
      <w:r w:rsidRPr="00606811">
        <w:rPr>
          <w:rFonts w:asciiTheme="majorBidi" w:hAnsiTheme="majorBidi" w:cstheme="majorBidi" w:hint="cs"/>
          <w:szCs w:val="28"/>
          <w:rtl/>
        </w:rPr>
        <w:t xml:space="preserve"> </w:t>
      </w:r>
      <w:r w:rsidRPr="00D00C01">
        <w:rPr>
          <w:rFonts w:asciiTheme="majorBidi" w:hAnsiTheme="majorBidi" w:cstheme="majorBidi"/>
          <w:b/>
          <w:bCs/>
          <w:szCs w:val="28"/>
          <w:lang w:val="en-AE"/>
        </w:rPr>
        <w:t xml:space="preserve">as shown in </w:t>
      </w:r>
      <w:r w:rsidR="00CE1E7A" w:rsidRPr="00D00C01">
        <w:rPr>
          <w:rFonts w:asciiTheme="majorBidi" w:hAnsiTheme="majorBidi" w:cstheme="majorBidi"/>
          <w:b/>
          <w:bCs/>
          <w:szCs w:val="28"/>
          <w:lang w:val="en-AE"/>
        </w:rPr>
        <w:t>Figure</w:t>
      </w:r>
      <w:r w:rsidRPr="00D00C01">
        <w:rPr>
          <w:rFonts w:asciiTheme="majorBidi" w:hAnsiTheme="majorBidi" w:cstheme="majorBidi"/>
          <w:b/>
          <w:bCs/>
          <w:szCs w:val="28"/>
          <w:lang w:val="en-AE"/>
        </w:rPr>
        <w:t xml:space="preserve"> </w:t>
      </w:r>
      <w:r>
        <w:rPr>
          <w:rFonts w:asciiTheme="majorBidi" w:hAnsiTheme="majorBidi" w:cstheme="majorBidi"/>
          <w:b/>
          <w:bCs/>
          <w:szCs w:val="28"/>
          <w:lang w:val="en-US"/>
        </w:rPr>
        <w:t>16</w:t>
      </w:r>
      <w:r w:rsidRPr="00D00C01">
        <w:rPr>
          <w:rFonts w:asciiTheme="majorBidi" w:hAnsiTheme="majorBidi" w:cstheme="majorBidi"/>
          <w:szCs w:val="28"/>
          <w:lang w:val="en-AE"/>
        </w:rPr>
        <w:t xml:space="preserve">, with about 30 students per teacher in primary schools, leading to overcrowded classrooms and lower education quality. Although the GDP of Egypt increased from 235 billion in 2011 to about 460 billion in 2022 but the average monthly income per person decreased from about 171 dollars to about 100 dollars in the same period. </w:t>
      </w:r>
    </w:p>
    <w:p w14:paraId="4F829404" w14:textId="77777777" w:rsidR="00F62F37" w:rsidRPr="00606811" w:rsidRDefault="00F62F37" w:rsidP="00CE1E7A">
      <w:pPr>
        <w:pStyle w:val="CausesandImpacts"/>
        <w:spacing w:line="480" w:lineRule="auto"/>
        <w:jc w:val="left"/>
        <w:rPr>
          <w:u w:val="none"/>
        </w:rPr>
      </w:pPr>
      <w:r w:rsidRPr="00606811">
        <w:rPr>
          <w:u w:val="none"/>
        </w:rPr>
        <w:t xml:space="preserve">Spread of diseases </w:t>
      </w:r>
    </w:p>
    <w:p w14:paraId="177CBD0F" w14:textId="3861CD7B" w:rsidR="00741191" w:rsidRDefault="00F62F37" w:rsidP="00CE1E7A">
      <w:pPr>
        <w:spacing w:line="480" w:lineRule="auto"/>
        <w:ind w:firstLine="720"/>
        <w:jc w:val="both"/>
        <w:rPr>
          <w:rFonts w:asciiTheme="majorBidi" w:hAnsiTheme="majorBidi" w:cstheme="majorBidi"/>
          <w:szCs w:val="28"/>
          <w:lang w:val="en-US"/>
        </w:rPr>
      </w:pPr>
      <w:r w:rsidRPr="00606811">
        <w:rPr>
          <w:noProof/>
          <w:lang w:val="en-US"/>
        </w:rPr>
        <mc:AlternateContent>
          <mc:Choice Requires="wps">
            <w:drawing>
              <wp:anchor distT="0" distB="0" distL="114300" distR="114300" simplePos="0" relativeHeight="251658249" behindDoc="1" locked="0" layoutInCell="1" allowOverlap="1" wp14:anchorId="09E7CFDF" wp14:editId="3B315FAC">
                <wp:simplePos x="0" y="0"/>
                <wp:positionH relativeFrom="column">
                  <wp:posOffset>3141980</wp:posOffset>
                </wp:positionH>
                <wp:positionV relativeFrom="paragraph">
                  <wp:posOffset>1797050</wp:posOffset>
                </wp:positionV>
                <wp:extent cx="2743200" cy="175260"/>
                <wp:effectExtent l="0" t="0" r="0" b="15240"/>
                <wp:wrapTight wrapText="bothSides">
                  <wp:wrapPolygon edited="0">
                    <wp:start x="0" y="0"/>
                    <wp:lineTo x="0" y="21130"/>
                    <wp:lineTo x="21450" y="21130"/>
                    <wp:lineTo x="21450" y="0"/>
                    <wp:lineTo x="0" y="0"/>
                  </wp:wrapPolygon>
                </wp:wrapTight>
                <wp:docPr id="917608302" name="Text Box 1"/>
                <wp:cNvGraphicFramePr/>
                <a:graphic xmlns:a="http://schemas.openxmlformats.org/drawingml/2006/main">
                  <a:graphicData uri="http://schemas.microsoft.com/office/word/2010/wordprocessingShape">
                    <wps:wsp>
                      <wps:cNvSpPr txBox="1"/>
                      <wps:spPr>
                        <a:xfrm>
                          <a:off x="0" y="0"/>
                          <a:ext cx="2743200" cy="175260"/>
                        </a:xfrm>
                        <a:prstGeom prst="rect">
                          <a:avLst/>
                        </a:prstGeom>
                        <a:noFill/>
                        <a:ln>
                          <a:noFill/>
                        </a:ln>
                      </wps:spPr>
                      <wps:txbx>
                        <w:txbxContent>
                          <w:p w14:paraId="5494BF8B" w14:textId="436E8C75" w:rsidR="00F62F37" w:rsidRPr="004633D0" w:rsidRDefault="00F62F37" w:rsidP="00F62F37">
                            <w:pPr>
                              <w:pStyle w:val="Caption"/>
                              <w:jc w:val="center"/>
                              <w:rPr>
                                <w:rFonts w:asciiTheme="majorBidi" w:hAnsiTheme="majorBidi" w:cstheme="majorBidi"/>
                                <w:b/>
                                <w:sz w:val="32"/>
                                <w:szCs w:val="32"/>
                                <w:lang w:val="en-AE"/>
                              </w:rPr>
                            </w:pPr>
                            <w:r w:rsidRPr="004633D0">
                              <w:rPr>
                                <w:b/>
                                <w:sz w:val="20"/>
                                <w:szCs w:val="20"/>
                                <w:lang w:val="en-AE"/>
                              </w:rPr>
                              <w:t xml:space="preserve">Figure </w:t>
                            </w:r>
                            <w:r>
                              <w:rPr>
                                <w:b/>
                                <w:sz w:val="20"/>
                                <w:szCs w:val="20"/>
                                <w:lang w:val="en-US"/>
                              </w:rPr>
                              <w:t>1</w:t>
                            </w:r>
                            <w:r w:rsidR="008A5462">
                              <w:rPr>
                                <w:b/>
                                <w:sz w:val="20"/>
                                <w:szCs w:val="20"/>
                                <w:lang w:val="en-US"/>
                              </w:rPr>
                              <w:t>2</w:t>
                            </w:r>
                            <w:r w:rsidRPr="004633D0">
                              <w:rPr>
                                <w:b/>
                                <w:sz w:val="20"/>
                                <w:szCs w:val="20"/>
                                <w:lang w:val="en-AE" w:bidi="ar-EG"/>
                              </w:rPr>
                              <w:t xml:space="preserve"> - </w:t>
                            </w:r>
                            <w:r w:rsidR="008A5462">
                              <w:rPr>
                                <w:b/>
                                <w:sz w:val="20"/>
                                <w:szCs w:val="20"/>
                                <w:lang w:val="en-AE" w:bidi="ar-EG"/>
                              </w:rPr>
                              <w:t>COVID-19</w:t>
                            </w:r>
                            <w:r w:rsidRPr="004633D0">
                              <w:rPr>
                                <w:b/>
                                <w:sz w:val="20"/>
                                <w:szCs w:val="20"/>
                                <w:lang w:val="en-AE" w:bidi="ar-EG"/>
                              </w:rPr>
                              <w:t xml:space="preserve"> and deaths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7CFDF" id="_x0000_s1038" type="#_x0000_t202" style="position:absolute;left:0;text-align:left;margin-left:247.4pt;margin-top:141.5pt;width:3in;height:13.8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" filled="f" stroked="f">
                <v:textbox inset="0,0,0,0">
                  <w:txbxContent>
                    <w:p w14:paraId="5494BF8B" w14:textId="436E8C75" w:rsidR="00F62F37" w:rsidRPr="004633D0" w:rsidRDefault="00F62F37" w:rsidP="00F62F37">
                      <w:pPr>
                        <w:pStyle w:val="Caption"/>
                        <w:jc w:val="center"/>
                        <w:rPr>
                          <w:rFonts w:asciiTheme="majorBidi" w:hAnsiTheme="majorBidi" w:cstheme="majorBidi"/>
                          <w:b/>
                          <w:sz w:val="32"/>
                          <w:szCs w:val="32"/>
                          <w:lang w:val="en-AE"/>
                        </w:rPr>
                      </w:pPr>
                      <w:r w:rsidRPr="004633D0">
                        <w:rPr>
                          <w:b/>
                          <w:sz w:val="20"/>
                          <w:szCs w:val="20"/>
                          <w:lang w:val="en-AE"/>
                        </w:rPr>
                        <w:t xml:space="preserve">Figure </w:t>
                      </w:r>
                      <w:r>
                        <w:rPr>
                          <w:b/>
                          <w:sz w:val="20"/>
                          <w:szCs w:val="20"/>
                          <w:lang w:val="en-US"/>
                        </w:rPr>
                        <w:t>1</w:t>
                      </w:r>
                      <w:r w:rsidR="008A5462">
                        <w:rPr>
                          <w:b/>
                          <w:sz w:val="20"/>
                          <w:szCs w:val="20"/>
                          <w:lang w:val="en-US"/>
                        </w:rPr>
                        <w:t>2</w:t>
                      </w:r>
                      <w:r w:rsidRPr="004633D0">
                        <w:rPr>
                          <w:b/>
                          <w:sz w:val="20"/>
                          <w:szCs w:val="20"/>
                          <w:lang w:val="en-AE" w:bidi="ar-EG"/>
                        </w:rPr>
                        <w:t xml:space="preserve"> - </w:t>
                      </w:r>
                      <w:r w:rsidR="008A5462">
                        <w:rPr>
                          <w:b/>
                          <w:sz w:val="20"/>
                          <w:szCs w:val="20"/>
                          <w:lang w:val="en-AE" w:bidi="ar-EG"/>
                        </w:rPr>
                        <w:t>COVID-19</w:t>
                      </w:r>
                      <w:r w:rsidRPr="004633D0">
                        <w:rPr>
                          <w:b/>
                          <w:sz w:val="20"/>
                          <w:szCs w:val="20"/>
                          <w:lang w:val="en-AE" w:bidi="ar-EG"/>
                        </w:rPr>
                        <w:t xml:space="preserve"> and deaths in Egypt.</w:t>
                      </w:r>
                    </w:p>
                  </w:txbxContent>
                </v:textbox>
                <w10:wrap type="tight"/>
              </v:shape>
            </w:pict>
          </mc:Fallback>
        </mc:AlternateContent>
      </w:r>
      <w:r w:rsidRPr="00606811">
        <w:rPr>
          <w:rFonts w:asciiTheme="majorBidi" w:hAnsiTheme="majorBidi" w:cstheme="majorBidi"/>
          <w:noProof/>
          <w:szCs w:val="28"/>
          <w:lang w:val="en-US"/>
        </w:rPr>
        <w:drawing>
          <wp:anchor distT="0" distB="0" distL="114300" distR="114300" simplePos="0" relativeHeight="251658244" behindDoc="0" locked="0" layoutInCell="1" allowOverlap="1" wp14:anchorId="3167E038" wp14:editId="79118B26">
            <wp:simplePos x="0" y="0"/>
            <wp:positionH relativeFrom="column">
              <wp:posOffset>3230880</wp:posOffset>
            </wp:positionH>
            <wp:positionV relativeFrom="paragraph">
              <wp:posOffset>478155</wp:posOffset>
            </wp:positionV>
            <wp:extent cx="2624455" cy="1206500"/>
            <wp:effectExtent l="0" t="0" r="4445" b="0"/>
            <wp:wrapTight wrapText="bothSides">
              <wp:wrapPolygon edited="0">
                <wp:start x="0" y="0"/>
                <wp:lineTo x="0" y="21145"/>
                <wp:lineTo x="21480" y="21145"/>
                <wp:lineTo x="21480" y="0"/>
                <wp:lineTo x="0" y="0"/>
              </wp:wrapPolygon>
            </wp:wrapTight>
            <wp:docPr id="90619776"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9776" name="Picture 11" descr="A screenshot of a graph&#10;&#10;Description automatically generated"/>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4455" cy="1206500"/>
                    </a:xfrm>
                    <a:prstGeom prst="rect">
                      <a:avLst/>
                    </a:prstGeom>
                  </pic:spPr>
                </pic:pic>
              </a:graphicData>
            </a:graphic>
            <wp14:sizeRelH relativeFrom="margin">
              <wp14:pctWidth>0</wp14:pctWidth>
            </wp14:sizeRelH>
            <wp14:sizeRelV relativeFrom="margin">
              <wp14:pctHeight>0</wp14:pctHeight>
            </wp14:sizeRelV>
          </wp:anchor>
        </w:drawing>
      </w:r>
      <w:r w:rsidRPr="00D00C01">
        <w:rPr>
          <w:rFonts w:asciiTheme="majorBidi" w:hAnsiTheme="majorBidi" w:cstheme="majorBidi"/>
          <w:szCs w:val="28"/>
          <w:lang w:val="en-AE"/>
        </w:rPr>
        <w:t>When too many people live in a small place, there will be a bad effect on public health. There are lots of diseases that spread by coughing, sneezing, and breathing</w:t>
      </w:r>
      <w:r w:rsidR="00CE1E7A" w:rsidRPr="00D00C01">
        <w:rPr>
          <w:rFonts w:asciiTheme="majorBidi" w:hAnsiTheme="majorBidi" w:cstheme="majorBidi"/>
          <w:szCs w:val="28"/>
          <w:lang w:val="en-AE"/>
        </w:rPr>
        <w:t>,</w:t>
      </w:r>
      <w:r w:rsidRPr="00D00C01">
        <w:rPr>
          <w:rFonts w:asciiTheme="majorBidi" w:hAnsiTheme="majorBidi" w:cstheme="majorBidi"/>
          <w:szCs w:val="28"/>
          <w:lang w:val="en-AE"/>
        </w:rPr>
        <w:t xml:space="preserve"> such as Tuberculosis (TB), Influenza, and COVID-19. </w:t>
      </w:r>
      <w:r w:rsidRPr="00D00C01">
        <w:rPr>
          <w:rFonts w:asciiTheme="majorBidi" w:hAnsiTheme="majorBidi" w:cstheme="majorBidi"/>
          <w:b/>
          <w:bCs/>
          <w:szCs w:val="28"/>
          <w:lang w:val="en-AE"/>
        </w:rPr>
        <w:t xml:space="preserve">As shown in Figure </w:t>
      </w:r>
      <w:r>
        <w:rPr>
          <w:rFonts w:asciiTheme="majorBidi" w:hAnsiTheme="majorBidi" w:cstheme="majorBidi"/>
          <w:b/>
          <w:bCs/>
          <w:szCs w:val="28"/>
          <w:lang w:val="en-US"/>
        </w:rPr>
        <w:t>17</w:t>
      </w:r>
      <w:r w:rsidRPr="00D00C01">
        <w:rPr>
          <w:rFonts w:asciiTheme="majorBidi" w:hAnsiTheme="majorBidi" w:cstheme="majorBidi"/>
          <w:szCs w:val="28"/>
          <w:lang w:val="en-AE"/>
        </w:rPr>
        <w:t>, the number of people who were injured by COVID-19 was 516,023. 24,830 of them died. Due to the large number of people, governmental hospitals became very busy with the large number of patients. Even doctors were in danger of being infected with COVID-19.</w:t>
      </w:r>
    </w:p>
    <w:p w14:paraId="65D190F7" w14:textId="69641620" w:rsidR="00741191" w:rsidRPr="00D00C01" w:rsidRDefault="00741191" w:rsidP="00CE1E7A">
      <w:pPr>
        <w:pStyle w:val="Heading2"/>
        <w:spacing w:line="480" w:lineRule="auto"/>
        <w:rPr>
          <w:rFonts w:ascii="Times New Roman" w:hAnsi="Times New Roman" w:cs="Times New Roman"/>
          <w:b/>
          <w:i/>
          <w:iCs/>
          <w:color w:val="0D0D0D" w:themeColor="text1" w:themeTint="F2"/>
          <w:sz w:val="36"/>
          <w:lang w:val="en-AE"/>
        </w:rPr>
      </w:pPr>
      <w:bookmarkStart w:id="12" w:name="_Toc215822996"/>
      <w:r w:rsidRPr="00741191">
        <w:rPr>
          <w:rFonts w:ascii="Times New Roman" w:hAnsi="Times New Roman" w:cs="Times New Roman"/>
          <w:b/>
          <w:color w:val="0D0D0D" w:themeColor="text1" w:themeTint="F2"/>
          <w:lang w:val="en-US"/>
        </w:rPr>
        <w:lastRenderedPageBreak/>
        <w:t>Work to eradicate public health issues and diseases</w:t>
      </w:r>
      <w:r w:rsidRPr="00D00C01">
        <w:rPr>
          <w:rFonts w:ascii="Times New Roman" w:hAnsi="Times New Roman" w:cs="Times New Roman"/>
          <w:b/>
          <w:color w:val="0D0D0D" w:themeColor="text1" w:themeTint="F2"/>
          <w:lang w:val="en-AE"/>
        </w:rPr>
        <w:t>.</w:t>
      </w:r>
      <w:bookmarkEnd w:id="12"/>
    </w:p>
    <w:p w14:paraId="5DFB4538" w14:textId="77777777" w:rsidR="00741191" w:rsidRDefault="00741191" w:rsidP="00CE1E7A">
      <w:pPr>
        <w:spacing w:line="480" w:lineRule="auto"/>
        <w:ind w:firstLine="720"/>
        <w:jc w:val="both"/>
        <w:rPr>
          <w:rFonts w:eastAsia="Times New Roman" w:cs="Times New Roman"/>
          <w:color w:val="000000"/>
          <w:szCs w:val="28"/>
          <w:lang w:val="en-US"/>
        </w:rPr>
      </w:pPr>
      <w:r w:rsidRPr="00741191">
        <w:rPr>
          <w:rFonts w:eastAsia="Times New Roman" w:cs="Times New Roman"/>
          <w:color w:val="000000"/>
          <w:szCs w:val="28"/>
          <w:lang w:val="en-US"/>
        </w:rPr>
        <w:t xml:space="preserve">Public health issues </w:t>
      </w:r>
      <w:r>
        <w:rPr>
          <w:rFonts w:eastAsia="Times New Roman" w:cs="Times New Roman"/>
          <w:color w:val="000000"/>
          <w:szCs w:val="28"/>
          <w:lang w:val="en-US"/>
        </w:rPr>
        <w:t>in Egypt vary in degree on account of both global and country-specific</w:t>
      </w:r>
      <w:r w:rsidRPr="00741191">
        <w:rPr>
          <w:rFonts w:eastAsia="Times New Roman" w:cs="Times New Roman"/>
          <w:color w:val="000000"/>
          <w:szCs w:val="28"/>
          <w:lang w:val="en-US"/>
        </w:rPr>
        <w:t xml:space="preserve"> trends. As the most populous nation in the Arab world, the health care system in Egypt must deal with both lifestyle and infectious diseases. Moreso</w:t>
      </w:r>
      <w:r>
        <w:rPr>
          <w:rFonts w:eastAsia="Times New Roman" w:cs="Times New Roman"/>
          <w:color w:val="000000"/>
          <w:szCs w:val="28"/>
          <w:lang w:val="en-US"/>
        </w:rPr>
        <w:t>,</w:t>
      </w:r>
      <w:r w:rsidRPr="00741191">
        <w:rPr>
          <w:rFonts w:eastAsia="Times New Roman" w:cs="Times New Roman"/>
          <w:color w:val="000000"/>
          <w:szCs w:val="28"/>
          <w:lang w:val="en-US"/>
        </w:rPr>
        <w:t xml:space="preserve"> within the last 40 years, the transition for Egypt as far as health care is concerned</w:t>
      </w:r>
      <w:r>
        <w:rPr>
          <w:rFonts w:eastAsia="Times New Roman" w:cs="Times New Roman"/>
          <w:color w:val="000000"/>
          <w:szCs w:val="28"/>
          <w:lang w:val="en-US"/>
        </w:rPr>
        <w:t>,</w:t>
      </w:r>
      <w:r w:rsidRPr="00741191">
        <w:rPr>
          <w:rFonts w:eastAsia="Times New Roman" w:cs="Times New Roman"/>
          <w:color w:val="000000"/>
          <w:szCs w:val="28"/>
          <w:lang w:val="en-US"/>
        </w:rPr>
        <w:t xml:space="preserve"> has been epidemiological</w:t>
      </w:r>
      <w:r>
        <w:rPr>
          <w:rFonts w:eastAsia="Times New Roman" w:cs="Times New Roman"/>
          <w:color w:val="000000"/>
          <w:szCs w:val="28"/>
          <w:lang w:val="en-US"/>
        </w:rPr>
        <w:t>,</w:t>
      </w:r>
      <w:r w:rsidRPr="00741191">
        <w:rPr>
          <w:rFonts w:eastAsia="Times New Roman" w:cs="Times New Roman"/>
          <w:color w:val="000000"/>
          <w:szCs w:val="28"/>
          <w:lang w:val="en-US"/>
        </w:rPr>
        <w:t xml:space="preserve"> whereby chronic diseases rather than infectious diseases have become the leading health concern. This has occurred due </w:t>
      </w:r>
      <w:r>
        <w:rPr>
          <w:rFonts w:eastAsia="Times New Roman" w:cs="Times New Roman"/>
          <w:color w:val="000000"/>
          <w:szCs w:val="28"/>
          <w:lang w:val="en-US"/>
        </w:rPr>
        <w:t xml:space="preserve">to </w:t>
      </w:r>
      <w:r w:rsidRPr="00741191">
        <w:rPr>
          <w:rFonts w:eastAsia="Times New Roman" w:cs="Times New Roman"/>
          <w:color w:val="000000"/>
          <w:szCs w:val="28"/>
          <w:lang w:val="en-US"/>
        </w:rPr>
        <w:t>considerations like urbanization, aging population, changes in lifestyles</w:t>
      </w:r>
      <w:r>
        <w:rPr>
          <w:rFonts w:eastAsia="Times New Roman" w:cs="Times New Roman"/>
          <w:color w:val="000000"/>
          <w:szCs w:val="28"/>
          <w:lang w:val="en-US"/>
        </w:rPr>
        <w:t>,</w:t>
      </w:r>
      <w:r w:rsidRPr="00741191">
        <w:rPr>
          <w:rFonts w:eastAsia="Times New Roman" w:cs="Times New Roman"/>
          <w:color w:val="000000"/>
          <w:szCs w:val="28"/>
          <w:lang w:val="en-US"/>
        </w:rPr>
        <w:t xml:space="preserve"> and climatic changes.</w:t>
      </w:r>
    </w:p>
    <w:p w14:paraId="071D9D35" w14:textId="325C3D73" w:rsidR="00741191" w:rsidRPr="00741191" w:rsidRDefault="008A5462" w:rsidP="00CE1E7A">
      <w:pPr>
        <w:spacing w:line="480" w:lineRule="auto"/>
        <w:ind w:firstLine="720"/>
        <w:jc w:val="both"/>
        <w:rPr>
          <w:rFonts w:eastAsia="Times New Roman" w:cs="Times New Roman"/>
          <w:color w:val="000000"/>
          <w:szCs w:val="28"/>
          <w:lang w:val="en-US"/>
        </w:rPr>
      </w:pPr>
      <w:r>
        <w:rPr>
          <w:noProof/>
        </w:rPr>
        <mc:AlternateContent>
          <mc:Choice Requires="wps">
            <w:drawing>
              <wp:anchor distT="0" distB="0" distL="114300" distR="114300" simplePos="0" relativeHeight="251658273" behindDoc="1" locked="0" layoutInCell="1" allowOverlap="1" wp14:anchorId="17AE2AD7" wp14:editId="71FC28EC">
                <wp:simplePos x="0" y="0"/>
                <wp:positionH relativeFrom="column">
                  <wp:posOffset>3486785</wp:posOffset>
                </wp:positionH>
                <wp:positionV relativeFrom="paragraph">
                  <wp:posOffset>2800985</wp:posOffset>
                </wp:positionV>
                <wp:extent cx="2629535" cy="635"/>
                <wp:effectExtent l="0" t="0" r="18415" b="8255"/>
                <wp:wrapSquare wrapText="bothSides"/>
                <wp:docPr id="1522985880" name="Text Box 1"/>
                <wp:cNvGraphicFramePr/>
                <a:graphic xmlns:a="http://schemas.openxmlformats.org/drawingml/2006/main">
                  <a:graphicData uri="http://schemas.microsoft.com/office/word/2010/wordprocessingShape">
                    <wps:wsp>
                      <wps:cNvSpPr txBox="1"/>
                      <wps:spPr>
                        <a:xfrm>
                          <a:off x="0" y="0"/>
                          <a:ext cx="2629535" cy="635"/>
                        </a:xfrm>
                        <a:prstGeom prst="rect">
                          <a:avLst/>
                        </a:prstGeom>
                        <a:noFill/>
                        <a:ln>
                          <a:noFill/>
                        </a:ln>
                      </wps:spPr>
                      <wps:txbx>
                        <w:txbxContent>
                          <w:p w14:paraId="2474BE24" w14:textId="2C3CB5DF" w:rsidR="008A5462" w:rsidRPr="008A5462" w:rsidRDefault="008A5462" w:rsidP="008A5462">
                            <w:pPr>
                              <w:pStyle w:val="Caption"/>
                              <w:rPr>
                                <w:rFonts w:eastAsia="Times New Roman" w:cs="Times New Roman"/>
                                <w:noProof/>
                                <w:color w:val="000000"/>
                                <w:sz w:val="28"/>
                                <w:szCs w:val="28"/>
                                <w:lang w:val="en-US"/>
                              </w:rPr>
                            </w:pPr>
                            <w:r>
                              <w:rPr>
                                <w:lang w:val="en-US"/>
                              </w:rPr>
                              <w:t>Figure</w:t>
                            </w:r>
                            <w:r>
                              <w:t xml:space="preserve"> </w:t>
                            </w:r>
                            <w:r>
                              <w:fldChar w:fldCharType="begin"/>
                            </w:r>
                            <w:r>
                              <w:instrText xml:space="preserve"> SEQ Рисунок \* ARABIC </w:instrText>
                            </w:r>
                            <w:r>
                              <w:fldChar w:fldCharType="separate"/>
                            </w:r>
                            <w:r w:rsidR="0009025D">
                              <w:rPr>
                                <w:noProof/>
                              </w:rPr>
                              <w:t>1</w:t>
                            </w:r>
                            <w:r>
                              <w:fldChar w:fldCharType="end"/>
                            </w:r>
                            <w:r>
                              <w:rPr>
                                <w:lang w:val="en-US"/>
                              </w:rPr>
                              <w:t>3</w:t>
                            </w:r>
                            <w:r w:rsidR="00DC75A5">
                              <w:rPr>
                                <w:lang w:val="en-US"/>
                              </w:rPr>
                              <w:t xml:space="preserve"> The </w:t>
                            </w:r>
                            <w:r w:rsidR="00B44405">
                              <w:rPr>
                                <w:lang w:val="en-US"/>
                              </w:rPr>
                              <w:t>world's</w:t>
                            </w:r>
                            <w:r w:rsidR="00DC75A5">
                              <w:rPr>
                                <w:lang w:val="en-US"/>
                              </w:rPr>
                              <w:t xml:space="preserve"> </w:t>
                            </w:r>
                            <w:r w:rsidR="00F812FF">
                              <w:rPr>
                                <w:lang w:val="en-US"/>
                              </w:rPr>
                              <w:t xml:space="preserve">leading causes </w:t>
                            </w:r>
                            <w:r w:rsidR="00507811">
                              <w:rPr>
                                <w:lang w:val="en-US"/>
                              </w:rPr>
                              <w:t>of death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E2AD7" id="_x0000_s1039" type="#_x0000_t202" style="position:absolute;left:0;text-align:left;margin-left:274.55pt;margin-top:220.55pt;width:207.05pt;height:.05pt;z-index:-2516582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" filled="f" stroked="f">
                <v:textbox style="mso-fit-shape-to-text:t" inset="0,0,0,0">
                  <w:txbxContent>
                    <w:p w14:paraId="2474BE24" w14:textId="2C3CB5DF" w:rsidR="008A5462" w:rsidRPr="008A5462" w:rsidRDefault="008A5462" w:rsidP="008A5462">
                      <w:pPr>
                        <w:pStyle w:val="Caption"/>
                        <w:rPr>
                          <w:rFonts w:eastAsia="Times New Roman" w:cs="Times New Roman"/>
                          <w:noProof/>
                          <w:color w:val="000000"/>
                          <w:sz w:val="28"/>
                          <w:szCs w:val="28"/>
                          <w:lang w:val="en-US"/>
                        </w:rPr>
                      </w:pPr>
                      <w:r>
                        <w:rPr>
                          <w:lang w:val="en-US"/>
                        </w:rPr>
                        <w:t>Figure</w:t>
                      </w:r>
                      <w:r>
                        <w:t xml:space="preserve"> </w:t>
                      </w:r>
                      <w:r>
                        <w:fldChar w:fldCharType="begin"/>
                      </w:r>
                      <w:r>
                        <w:instrText xml:space="preserve"> SEQ Рисунок \* ARABIC </w:instrText>
                      </w:r>
                      <w:r>
                        <w:fldChar w:fldCharType="separate"/>
                      </w:r>
                      <w:r w:rsidR="0009025D">
                        <w:rPr>
                          <w:noProof/>
                        </w:rPr>
                        <w:t>1</w:t>
                      </w:r>
                      <w:r>
                        <w:fldChar w:fldCharType="end"/>
                      </w:r>
                      <w:r>
                        <w:rPr>
                          <w:lang w:val="en-US"/>
                        </w:rPr>
                        <w:t>3</w:t>
                      </w:r>
                      <w:r w:rsidR="00DC75A5">
                        <w:rPr>
                          <w:lang w:val="en-US"/>
                        </w:rPr>
                        <w:t xml:space="preserve"> The </w:t>
                      </w:r>
                      <w:r w:rsidR="00B44405">
                        <w:rPr>
                          <w:lang w:val="en-US"/>
                        </w:rPr>
                        <w:t>world's</w:t>
                      </w:r>
                      <w:r w:rsidR="00DC75A5">
                        <w:rPr>
                          <w:lang w:val="en-US"/>
                        </w:rPr>
                        <w:t xml:space="preserve"> </w:t>
                      </w:r>
                      <w:r w:rsidR="00F812FF">
                        <w:rPr>
                          <w:lang w:val="en-US"/>
                        </w:rPr>
                        <w:t xml:space="preserve">leading causes </w:t>
                      </w:r>
                      <w:r w:rsidR="00507811">
                        <w:rPr>
                          <w:lang w:val="en-US"/>
                        </w:rPr>
                        <w:t>of death</w:t>
                      </w:r>
                    </w:p>
                  </w:txbxContent>
                </v:textbox>
                <w10:wrap type="square"/>
              </v:shape>
            </w:pict>
          </mc:Fallback>
        </mc:AlternateContent>
      </w:r>
      <w:r w:rsidR="00741191" w:rsidRPr="00741191">
        <w:rPr>
          <w:rFonts w:eastAsia="Times New Roman" w:cs="Times New Roman"/>
          <w:noProof/>
          <w:color w:val="000000"/>
          <w:szCs w:val="28"/>
          <w:lang w:val="en-US"/>
        </w:rPr>
        <w:drawing>
          <wp:anchor distT="0" distB="0" distL="114300" distR="114300" simplePos="0" relativeHeight="251658264" behindDoc="1" locked="0" layoutInCell="1" allowOverlap="1" wp14:anchorId="472D0779" wp14:editId="066CE972">
            <wp:simplePos x="0" y="0"/>
            <wp:positionH relativeFrom="margin">
              <wp:posOffset>3393382</wp:posOffset>
            </wp:positionH>
            <wp:positionV relativeFrom="paragraph">
              <wp:posOffset>86418</wp:posOffset>
            </wp:positionV>
            <wp:extent cx="2629535" cy="2659380"/>
            <wp:effectExtent l="0" t="0" r="0" b="7620"/>
            <wp:wrapTight wrapText="bothSides">
              <wp:wrapPolygon edited="0">
                <wp:start x="0" y="0"/>
                <wp:lineTo x="0" y="21507"/>
                <wp:lineTo x="21438" y="21507"/>
                <wp:lineTo x="21438" y="0"/>
                <wp:lineTo x="0" y="0"/>
              </wp:wrapPolygon>
            </wp:wrapTight>
            <wp:docPr id="399397971" name="Picture 1" descr="A graph of the world's leading causes of de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7971" name="Picture 1" descr="A graph of the world's leading causes of deat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29535" cy="2659380"/>
                    </a:xfrm>
                    <a:prstGeom prst="rect">
                      <a:avLst/>
                    </a:prstGeom>
                  </pic:spPr>
                </pic:pic>
              </a:graphicData>
            </a:graphic>
            <wp14:sizeRelH relativeFrom="margin">
              <wp14:pctWidth>0</wp14:pctWidth>
            </wp14:sizeRelH>
            <wp14:sizeRelV relativeFrom="margin">
              <wp14:pctHeight>0</wp14:pctHeight>
            </wp14:sizeRelV>
          </wp:anchor>
        </w:drawing>
      </w:r>
      <w:r w:rsidR="00741191" w:rsidRPr="00741191">
        <w:rPr>
          <w:rFonts w:eastAsia="Times New Roman" w:cs="Times New Roman"/>
          <w:color w:val="000000"/>
          <w:szCs w:val="28"/>
          <w:lang w:val="en-US"/>
        </w:rPr>
        <w:t xml:space="preserve">NCDs such as heart diseases, diabetes, hypertension, </w:t>
      </w:r>
      <w:r w:rsidR="00741191">
        <w:rPr>
          <w:rFonts w:eastAsia="Times New Roman" w:cs="Times New Roman"/>
          <w:color w:val="000000"/>
          <w:szCs w:val="28"/>
          <w:lang w:val="en-US"/>
        </w:rPr>
        <w:t xml:space="preserve">and </w:t>
      </w:r>
      <w:r w:rsidR="00741191" w:rsidRPr="00741191">
        <w:rPr>
          <w:rFonts w:eastAsia="Times New Roman" w:cs="Times New Roman"/>
          <w:color w:val="000000"/>
          <w:szCs w:val="28"/>
          <w:lang w:val="en-US"/>
        </w:rPr>
        <w:t xml:space="preserve">Cancer </w:t>
      </w:r>
      <w:r w:rsidR="00741191">
        <w:rPr>
          <w:rFonts w:eastAsia="Times New Roman" w:cs="Times New Roman"/>
          <w:color w:val="000000"/>
          <w:szCs w:val="28"/>
          <w:lang w:val="en-US"/>
        </w:rPr>
        <w:t>have</w:t>
      </w:r>
      <w:r w:rsidR="00741191" w:rsidRPr="00741191">
        <w:rPr>
          <w:rFonts w:eastAsia="Times New Roman" w:cs="Times New Roman"/>
          <w:color w:val="000000"/>
          <w:szCs w:val="28"/>
          <w:lang w:val="en-US"/>
        </w:rPr>
        <w:t xml:space="preserve"> turned</w:t>
      </w:r>
      <w:r w:rsidR="00741191" w:rsidRPr="00D00C01">
        <w:rPr>
          <w:lang w:val="en-AE"/>
        </w:rPr>
        <w:t xml:space="preserve"> </w:t>
      </w:r>
      <w:r w:rsidR="00741191" w:rsidRPr="00741191">
        <w:rPr>
          <w:rFonts w:eastAsia="Times New Roman" w:cs="Times New Roman"/>
          <w:color w:val="000000"/>
          <w:szCs w:val="28"/>
          <w:lang w:val="en-US"/>
        </w:rPr>
        <w:t>out to be the leading cause of over 80 percent of all deaths, mortality rates in Egypt. The increase is often linked to the rise of various risk factors such as obesity, smoking</w:t>
      </w:r>
      <w:r w:rsidR="00741191">
        <w:rPr>
          <w:rFonts w:eastAsia="Times New Roman" w:cs="Times New Roman"/>
          <w:color w:val="000000"/>
          <w:szCs w:val="28"/>
          <w:lang w:val="en-US"/>
        </w:rPr>
        <w:t>,</w:t>
      </w:r>
      <w:r w:rsidR="00741191" w:rsidRPr="00741191">
        <w:rPr>
          <w:rFonts w:eastAsia="Times New Roman" w:cs="Times New Roman"/>
          <w:color w:val="000000"/>
          <w:szCs w:val="28"/>
          <w:lang w:val="en-US"/>
        </w:rPr>
        <w:t xml:space="preserve"> and poor nutrition in general. Almost 63% of adults in the country suffer from obesity</w:t>
      </w:r>
      <w:r w:rsidR="00741191">
        <w:rPr>
          <w:rFonts w:eastAsia="Times New Roman" w:cs="Times New Roman"/>
          <w:color w:val="000000"/>
          <w:szCs w:val="28"/>
          <w:lang w:val="en-US"/>
        </w:rPr>
        <w:t>,</w:t>
      </w:r>
      <w:r w:rsidR="00741191" w:rsidRPr="00741191">
        <w:rPr>
          <w:rFonts w:eastAsia="Times New Roman" w:cs="Times New Roman"/>
          <w:color w:val="000000"/>
          <w:szCs w:val="28"/>
          <w:lang w:val="en-US"/>
        </w:rPr>
        <w:t xml:space="preserve"> placing Egypt among the countries with the highest obesity </w:t>
      </w:r>
      <w:r w:rsidR="00741191">
        <w:rPr>
          <w:rFonts w:eastAsia="Times New Roman" w:cs="Times New Roman"/>
          <w:color w:val="000000"/>
          <w:szCs w:val="28"/>
          <w:lang w:val="en-US"/>
        </w:rPr>
        <w:t>rates</w:t>
      </w:r>
      <w:r w:rsidR="00741191" w:rsidRPr="00741191">
        <w:rPr>
          <w:rFonts w:eastAsia="Times New Roman" w:cs="Times New Roman"/>
          <w:color w:val="000000"/>
          <w:szCs w:val="28"/>
          <w:lang w:val="en-US"/>
        </w:rPr>
        <w:t xml:space="preserve"> in the world. This fact is compounded by the statistics of tobacco use in the country, where close to 22% of the </w:t>
      </w:r>
      <w:r w:rsidR="00741191">
        <w:rPr>
          <w:rFonts w:eastAsia="Times New Roman" w:cs="Times New Roman"/>
          <w:color w:val="000000"/>
          <w:szCs w:val="28"/>
          <w:lang w:val="en-US"/>
        </w:rPr>
        <w:t>population</w:t>
      </w:r>
      <w:r w:rsidR="00741191" w:rsidRPr="00741191">
        <w:rPr>
          <w:rFonts w:eastAsia="Times New Roman" w:cs="Times New Roman"/>
          <w:color w:val="000000"/>
          <w:szCs w:val="28"/>
          <w:lang w:val="en-US"/>
        </w:rPr>
        <w:t xml:space="preserve"> over the age of 15 are heavy smokers and thus increasing the prevalence of respiratory and cardiovascular diseases in the country.</w:t>
      </w:r>
    </w:p>
    <w:p w14:paraId="7C8A8D65" w14:textId="77777777" w:rsidR="00741191" w:rsidRDefault="00741191" w:rsidP="00CE1E7A">
      <w:pPr>
        <w:spacing w:line="480" w:lineRule="auto"/>
        <w:ind w:firstLine="720"/>
        <w:jc w:val="both"/>
        <w:rPr>
          <w:rFonts w:eastAsia="Times New Roman" w:cs="Times New Roman"/>
          <w:color w:val="000000"/>
          <w:szCs w:val="28"/>
          <w:lang w:val="en-US"/>
        </w:rPr>
      </w:pPr>
    </w:p>
    <w:p w14:paraId="7B54E8EA" w14:textId="171602D5" w:rsidR="00741191" w:rsidRPr="00D00C01" w:rsidRDefault="00D95121" w:rsidP="00CE1E7A">
      <w:pPr>
        <w:spacing w:line="480" w:lineRule="auto"/>
        <w:ind w:firstLine="720"/>
        <w:jc w:val="both"/>
        <w:rPr>
          <w:rFonts w:eastAsia="Times New Roman" w:cs="Times New Roman"/>
          <w:color w:val="000000"/>
          <w:szCs w:val="28"/>
          <w:lang w:val="en-AE"/>
        </w:rPr>
      </w:pPr>
      <w:r>
        <w:rPr>
          <w:noProof/>
        </w:rPr>
        <w:lastRenderedPageBreak/>
        <mc:AlternateContent>
          <mc:Choice Requires="wps">
            <w:drawing>
              <wp:anchor distT="0" distB="0" distL="114300" distR="114300" simplePos="0" relativeHeight="251658274" behindDoc="1" locked="0" layoutInCell="1" allowOverlap="1" wp14:anchorId="427760B9" wp14:editId="5A757FB8">
                <wp:simplePos x="0" y="0"/>
                <wp:positionH relativeFrom="column">
                  <wp:posOffset>2815590</wp:posOffset>
                </wp:positionH>
                <wp:positionV relativeFrom="paragraph">
                  <wp:posOffset>2146300</wp:posOffset>
                </wp:positionV>
                <wp:extent cx="3122295" cy="635"/>
                <wp:effectExtent l="0" t="0" r="1905" b="8255"/>
                <wp:wrapTight wrapText="bothSides">
                  <wp:wrapPolygon edited="0">
                    <wp:start x="0" y="0"/>
                    <wp:lineTo x="0" y="20698"/>
                    <wp:lineTo x="21481" y="20698"/>
                    <wp:lineTo x="21481" y="0"/>
                    <wp:lineTo x="0" y="0"/>
                  </wp:wrapPolygon>
                </wp:wrapTight>
                <wp:docPr id="1655249246" name="Text Box 1"/>
                <wp:cNvGraphicFramePr/>
                <a:graphic xmlns:a="http://schemas.openxmlformats.org/drawingml/2006/main">
                  <a:graphicData uri="http://schemas.microsoft.com/office/word/2010/wordprocessingShape">
                    <wps:wsp>
                      <wps:cNvSpPr txBox="1"/>
                      <wps:spPr>
                        <a:xfrm>
                          <a:off x="0" y="0"/>
                          <a:ext cx="3122295" cy="635"/>
                        </a:xfrm>
                        <a:prstGeom prst="rect">
                          <a:avLst/>
                        </a:prstGeom>
                        <a:noFill/>
                        <a:ln>
                          <a:noFill/>
                        </a:ln>
                      </wps:spPr>
                      <wps:txbx>
                        <w:txbxContent>
                          <w:p w14:paraId="71456DD2" w14:textId="0D8A415D" w:rsidR="00D95121" w:rsidRPr="00C8650E" w:rsidRDefault="00C8650E" w:rsidP="00D95121">
                            <w:pPr>
                              <w:pStyle w:val="Caption"/>
                              <w:rPr>
                                <w:rFonts w:eastAsia="Times New Roman" w:cs="Times New Roman"/>
                                <w:noProof/>
                                <w:color w:val="000000"/>
                                <w:sz w:val="28"/>
                                <w:szCs w:val="28"/>
                                <w:lang w:val="en-US"/>
                              </w:rPr>
                            </w:pPr>
                            <w:r>
                              <w:rPr>
                                <w:lang w:val="en-US"/>
                              </w:rPr>
                              <w:t>Figure</w:t>
                            </w:r>
                            <w:r w:rsidR="00D95121">
                              <w:t xml:space="preserve"> </w:t>
                            </w:r>
                            <w:r>
                              <w:rPr>
                                <w:lang w:val="en-US"/>
                              </w:rPr>
                              <w:t>14 Major risk factors of death (count)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760B9" id="_x0000_s1040" type="#_x0000_t202" style="position:absolute;left:0;text-align:left;margin-left:221.7pt;margin-top:169pt;width:245.85pt;height:.05pt;z-index:-2516582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" filled="f" stroked="f">
                <v:textbox style="mso-fit-shape-to-text:t" inset="0,0,0,0">
                  <w:txbxContent>
                    <w:p w14:paraId="71456DD2" w14:textId="0D8A415D" w:rsidR="00D95121" w:rsidRPr="00C8650E" w:rsidRDefault="00C8650E" w:rsidP="00D95121">
                      <w:pPr>
                        <w:pStyle w:val="Caption"/>
                        <w:rPr>
                          <w:rFonts w:eastAsia="Times New Roman" w:cs="Times New Roman"/>
                          <w:noProof/>
                          <w:color w:val="000000"/>
                          <w:sz w:val="28"/>
                          <w:szCs w:val="28"/>
                          <w:lang w:val="en-US"/>
                        </w:rPr>
                      </w:pPr>
                      <w:r>
                        <w:rPr>
                          <w:lang w:val="en-US"/>
                        </w:rPr>
                        <w:t>Figure</w:t>
                      </w:r>
                      <w:r w:rsidR="00D95121">
                        <w:t xml:space="preserve"> </w:t>
                      </w:r>
                      <w:r>
                        <w:rPr>
                          <w:lang w:val="en-US"/>
                        </w:rPr>
                        <w:t>14 Major risk factors of death (count) in Egypt</w:t>
                      </w:r>
                    </w:p>
                  </w:txbxContent>
                </v:textbox>
                <w10:wrap type="tight"/>
              </v:shape>
            </w:pict>
          </mc:Fallback>
        </mc:AlternateContent>
      </w:r>
      <w:r w:rsidR="00741191" w:rsidRPr="00741191">
        <w:rPr>
          <w:rFonts w:eastAsia="Times New Roman" w:cs="Times New Roman"/>
          <w:noProof/>
          <w:color w:val="000000"/>
          <w:szCs w:val="28"/>
          <w:lang w:val="en-US"/>
        </w:rPr>
        <w:drawing>
          <wp:anchor distT="0" distB="0" distL="114300" distR="114300" simplePos="0" relativeHeight="251658265" behindDoc="1" locked="0" layoutInCell="1" allowOverlap="1" wp14:anchorId="65A82844" wp14:editId="1A5C5A7E">
            <wp:simplePos x="0" y="0"/>
            <wp:positionH relativeFrom="margin">
              <wp:align>right</wp:align>
            </wp:positionH>
            <wp:positionV relativeFrom="paragraph">
              <wp:posOffset>267970</wp:posOffset>
            </wp:positionV>
            <wp:extent cx="3122295" cy="1821180"/>
            <wp:effectExtent l="0" t="0" r="1905" b="7620"/>
            <wp:wrapTight wrapText="bothSides">
              <wp:wrapPolygon edited="0">
                <wp:start x="0" y="0"/>
                <wp:lineTo x="0" y="21464"/>
                <wp:lineTo x="21481" y="21464"/>
                <wp:lineTo x="21481" y="0"/>
                <wp:lineTo x="0" y="0"/>
              </wp:wrapPolygon>
            </wp:wrapTight>
            <wp:docPr id="1328065272" name="Picture 1" descr="A graph of a number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65272" name="Picture 1" descr="A graph of a number of peopl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2295" cy="1821180"/>
                    </a:xfrm>
                    <a:prstGeom prst="rect">
                      <a:avLst/>
                    </a:prstGeom>
                  </pic:spPr>
                </pic:pic>
              </a:graphicData>
            </a:graphic>
            <wp14:sizeRelH relativeFrom="margin">
              <wp14:pctWidth>0</wp14:pctWidth>
            </wp14:sizeRelH>
            <wp14:sizeRelV relativeFrom="margin">
              <wp14:pctHeight>0</wp14:pctHeight>
            </wp14:sizeRelV>
          </wp:anchor>
        </w:drawing>
      </w:r>
      <w:r w:rsidR="00741191" w:rsidRPr="00741191">
        <w:rPr>
          <w:rFonts w:eastAsia="Times New Roman" w:cs="Times New Roman"/>
          <w:color w:val="000000"/>
          <w:szCs w:val="28"/>
          <w:lang w:val="en-US"/>
        </w:rPr>
        <w:t xml:space="preserve">Despite the significant </w:t>
      </w:r>
      <w:r w:rsidR="00741191">
        <w:rPr>
          <w:rFonts w:eastAsia="Times New Roman" w:cs="Times New Roman"/>
          <w:color w:val="000000"/>
          <w:szCs w:val="28"/>
          <w:lang w:val="en-US"/>
        </w:rPr>
        <w:t>NCD</w:t>
      </w:r>
      <w:r w:rsidR="00741191" w:rsidRPr="00741191">
        <w:rPr>
          <w:rFonts w:eastAsia="Times New Roman" w:cs="Times New Roman"/>
          <w:color w:val="000000"/>
          <w:szCs w:val="28"/>
          <w:lang w:val="en-US"/>
        </w:rPr>
        <w:t xml:space="preserve"> burden, it is still true that Egypt is not done with </w:t>
      </w:r>
      <w:r w:rsidR="00741191">
        <w:rPr>
          <w:rFonts w:eastAsia="Times New Roman" w:cs="Times New Roman"/>
          <w:color w:val="000000"/>
          <w:szCs w:val="28"/>
          <w:lang w:val="en-US"/>
        </w:rPr>
        <w:t>infectious</w:t>
      </w:r>
      <w:r w:rsidR="00741191" w:rsidRPr="00741191">
        <w:rPr>
          <w:rFonts w:eastAsia="Times New Roman" w:cs="Times New Roman"/>
          <w:color w:val="000000"/>
          <w:szCs w:val="28"/>
          <w:lang w:val="en-US"/>
        </w:rPr>
        <w:t xml:space="preserve"> disease challenges. Indeed, hepatitis C has been a great public health problem for quite a long period</w:t>
      </w:r>
      <w:r w:rsidR="00741191">
        <w:rPr>
          <w:rFonts w:eastAsia="Times New Roman" w:cs="Times New Roman"/>
          <w:color w:val="000000"/>
          <w:szCs w:val="28"/>
          <w:lang w:val="en-US"/>
        </w:rPr>
        <w:t>,</w:t>
      </w:r>
      <w:r w:rsidR="00741191" w:rsidRPr="00741191">
        <w:rPr>
          <w:rFonts w:eastAsia="Times New Roman" w:cs="Times New Roman"/>
          <w:color w:val="000000"/>
          <w:szCs w:val="28"/>
          <w:lang w:val="en-US"/>
        </w:rPr>
        <w:t xml:space="preserve"> and Egypt is among the countries where the virus is most prevalent</w:t>
      </w:r>
      <w:r w:rsidR="00741191">
        <w:rPr>
          <w:rFonts w:eastAsia="Times New Roman" w:cs="Times New Roman"/>
          <w:color w:val="000000"/>
          <w:szCs w:val="28"/>
          <w:lang w:val="en-US"/>
        </w:rPr>
        <w:t>,</w:t>
      </w:r>
      <w:r w:rsidR="00741191" w:rsidRPr="00741191">
        <w:rPr>
          <w:rFonts w:eastAsia="Times New Roman" w:cs="Times New Roman"/>
          <w:color w:val="000000"/>
          <w:szCs w:val="28"/>
          <w:lang w:val="en-US"/>
        </w:rPr>
        <w:t xml:space="preserve"> 4.4% in the adult population. The government has taken actions and programs against the disease with helpful results and is commended for its effort. Nevertheless, there are several other infectious diseases like tuberculosis and parasitic diseases that are still common, especially in the countryside due to </w:t>
      </w:r>
      <w:r w:rsidR="00741191">
        <w:rPr>
          <w:rFonts w:eastAsia="Times New Roman" w:cs="Times New Roman"/>
          <w:color w:val="000000"/>
          <w:szCs w:val="28"/>
          <w:lang w:val="en-US"/>
        </w:rPr>
        <w:t xml:space="preserve">a </w:t>
      </w:r>
      <w:r w:rsidR="00741191" w:rsidRPr="00741191">
        <w:rPr>
          <w:rFonts w:eastAsia="Times New Roman" w:cs="Times New Roman"/>
          <w:color w:val="000000"/>
          <w:szCs w:val="28"/>
          <w:lang w:val="en-US"/>
        </w:rPr>
        <w:t>lack of healthcare services</w:t>
      </w:r>
      <w:r w:rsidR="00741191" w:rsidRPr="00D00C01">
        <w:rPr>
          <w:rFonts w:eastAsia="Times New Roman" w:cs="Times New Roman"/>
          <w:color w:val="000000"/>
          <w:szCs w:val="28"/>
          <w:lang w:val="en-AE"/>
        </w:rPr>
        <w:t>.</w:t>
      </w:r>
    </w:p>
    <w:p w14:paraId="03784C2D" w14:textId="77777777" w:rsidR="00741191" w:rsidRPr="00D00C01" w:rsidRDefault="00741191" w:rsidP="00CE1E7A">
      <w:pPr>
        <w:pStyle w:val="Heading3"/>
        <w:spacing w:line="480" w:lineRule="auto"/>
        <w:jc w:val="center"/>
        <w:rPr>
          <w:rFonts w:cs="Times New Roman"/>
          <w:b/>
          <w:color w:val="0D0D0D" w:themeColor="text1" w:themeTint="F2"/>
          <w:sz w:val="32"/>
          <w:lang w:val="en-AE"/>
        </w:rPr>
      </w:pPr>
      <w:bookmarkStart w:id="13" w:name="_Toc215822997"/>
      <w:r w:rsidRPr="00D00C01">
        <w:rPr>
          <w:rFonts w:cs="Times New Roman"/>
          <w:b/>
          <w:color w:val="0D0D0D" w:themeColor="text1" w:themeTint="F2"/>
          <w:sz w:val="32"/>
          <w:lang w:val="en-AE"/>
        </w:rPr>
        <w:t>Causes</w:t>
      </w:r>
      <w:bookmarkEnd w:id="13"/>
    </w:p>
    <w:p w14:paraId="390F14DE" w14:textId="2F9483AB" w:rsidR="00741191" w:rsidRPr="00741191" w:rsidRDefault="00741191" w:rsidP="00CE1E7A">
      <w:pPr>
        <w:spacing w:line="480" w:lineRule="auto"/>
        <w:rPr>
          <w:rFonts w:asciiTheme="majorBidi" w:hAnsiTheme="majorBidi" w:cstheme="majorBidi"/>
          <w:b/>
          <w:bCs/>
          <w:sz w:val="32"/>
          <w:szCs w:val="32"/>
          <w:lang w:val="en-US"/>
        </w:rPr>
      </w:pPr>
      <w:r>
        <w:rPr>
          <w:rFonts w:asciiTheme="majorBidi" w:hAnsiTheme="majorBidi" w:cstheme="majorBidi"/>
          <w:b/>
          <w:bCs/>
          <w:sz w:val="32"/>
          <w:szCs w:val="32"/>
          <w:lang w:val="en-US"/>
        </w:rPr>
        <w:t>non-communicable</w:t>
      </w:r>
      <w:r w:rsidRPr="00741191">
        <w:rPr>
          <w:rFonts w:asciiTheme="majorBidi" w:hAnsiTheme="majorBidi" w:cstheme="majorBidi"/>
          <w:b/>
          <w:bCs/>
          <w:sz w:val="32"/>
          <w:szCs w:val="32"/>
          <w:lang w:val="en-US"/>
        </w:rPr>
        <w:t xml:space="preserve"> diseases. (NCDs)</w:t>
      </w:r>
    </w:p>
    <w:p w14:paraId="12A05D2C" w14:textId="4A3165B1" w:rsidR="00741191" w:rsidRPr="00741191" w:rsidRDefault="00C8650E" w:rsidP="00CE1E7A">
      <w:pPr>
        <w:spacing w:line="480" w:lineRule="auto"/>
        <w:ind w:firstLine="720"/>
        <w:jc w:val="both"/>
        <w:rPr>
          <w:rFonts w:eastAsia="Times New Roman" w:cs="Times New Roman"/>
          <w:color w:val="000000"/>
          <w:szCs w:val="28"/>
          <w:lang w:val="en-US"/>
        </w:rPr>
      </w:pPr>
      <w:r>
        <w:rPr>
          <w:noProof/>
        </w:rPr>
        <mc:AlternateContent>
          <mc:Choice Requires="wps">
            <w:drawing>
              <wp:anchor distT="0" distB="0" distL="114300" distR="114300" simplePos="0" relativeHeight="251658275" behindDoc="1" locked="0" layoutInCell="1" allowOverlap="1" wp14:anchorId="64171DF3" wp14:editId="74A76445">
                <wp:simplePos x="0" y="0"/>
                <wp:positionH relativeFrom="column">
                  <wp:posOffset>2734945</wp:posOffset>
                </wp:positionH>
                <wp:positionV relativeFrom="paragraph">
                  <wp:posOffset>2078990</wp:posOffset>
                </wp:positionV>
                <wp:extent cx="3204845" cy="635"/>
                <wp:effectExtent l="0" t="0" r="14605" b="8255"/>
                <wp:wrapTight wrapText="bothSides">
                  <wp:wrapPolygon edited="0">
                    <wp:start x="0" y="0"/>
                    <wp:lineTo x="0" y="20698"/>
                    <wp:lineTo x="21570" y="20698"/>
                    <wp:lineTo x="21570" y="0"/>
                    <wp:lineTo x="0" y="0"/>
                  </wp:wrapPolygon>
                </wp:wrapTight>
                <wp:docPr id="523606094" name="Text Box 1"/>
                <wp:cNvGraphicFramePr/>
                <a:graphic xmlns:a="http://schemas.openxmlformats.org/drawingml/2006/main">
                  <a:graphicData uri="http://schemas.microsoft.com/office/word/2010/wordprocessingShape">
                    <wps:wsp>
                      <wps:cNvSpPr txBox="1"/>
                      <wps:spPr>
                        <a:xfrm>
                          <a:off x="0" y="0"/>
                          <a:ext cx="3204845" cy="635"/>
                        </a:xfrm>
                        <a:prstGeom prst="rect">
                          <a:avLst/>
                        </a:prstGeom>
                        <a:noFill/>
                        <a:ln>
                          <a:noFill/>
                        </a:ln>
                      </wps:spPr>
                      <wps:txbx>
                        <w:txbxContent>
                          <w:p w14:paraId="22C34B5A" w14:textId="195620E3" w:rsidR="00C8650E" w:rsidRPr="00C8650E" w:rsidRDefault="00C8650E" w:rsidP="00C8650E">
                            <w:pPr>
                              <w:pStyle w:val="Caption"/>
                              <w:rPr>
                                <w:rFonts w:eastAsia="Times New Roman" w:cs="Times New Roman"/>
                                <w:noProof/>
                                <w:color w:val="000000"/>
                                <w:sz w:val="28"/>
                                <w:szCs w:val="28"/>
                                <w:lang w:val="en-US"/>
                              </w:rPr>
                            </w:pPr>
                            <w:r>
                              <w:rPr>
                                <w:lang w:val="en-US"/>
                              </w:rPr>
                              <w:t>Figure 15 Deaths from Non-Communicable Diseases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71DF3" id="_x0000_s1041" type="#_x0000_t202" style="position:absolute;left:0;text-align:left;margin-left:215.35pt;margin-top:163.7pt;width:252.35pt;height:.05pt;z-index:-2516582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" filled="f" stroked="f">
                <v:textbox style="mso-fit-shape-to-text:t" inset="0,0,0,0">
                  <w:txbxContent>
                    <w:p w14:paraId="22C34B5A" w14:textId="195620E3" w:rsidR="00C8650E" w:rsidRPr="00C8650E" w:rsidRDefault="00C8650E" w:rsidP="00C8650E">
                      <w:pPr>
                        <w:pStyle w:val="Caption"/>
                        <w:rPr>
                          <w:rFonts w:eastAsia="Times New Roman" w:cs="Times New Roman"/>
                          <w:noProof/>
                          <w:color w:val="000000"/>
                          <w:sz w:val="28"/>
                          <w:szCs w:val="28"/>
                          <w:lang w:val="en-US"/>
                        </w:rPr>
                      </w:pPr>
                      <w:r>
                        <w:rPr>
                          <w:lang w:val="en-US"/>
                        </w:rPr>
                        <w:t>Figure 15 Deaths from Non-Communicable Diseases in Egypt</w:t>
                      </w:r>
                    </w:p>
                  </w:txbxContent>
                </v:textbox>
                <w10:wrap type="tight"/>
              </v:shape>
            </w:pict>
          </mc:Fallback>
        </mc:AlternateContent>
      </w:r>
      <w:r w:rsidR="001F2386" w:rsidRPr="001F2386">
        <w:rPr>
          <w:rFonts w:eastAsia="Times New Roman" w:cs="Times New Roman"/>
          <w:noProof/>
          <w:color w:val="000000"/>
          <w:szCs w:val="28"/>
          <w:lang w:val="en-US"/>
        </w:rPr>
        <w:drawing>
          <wp:anchor distT="0" distB="0" distL="114300" distR="114300" simplePos="0" relativeHeight="251658266" behindDoc="1" locked="0" layoutInCell="1" allowOverlap="1" wp14:anchorId="7403AEC2" wp14:editId="006BBEB0">
            <wp:simplePos x="0" y="0"/>
            <wp:positionH relativeFrom="margin">
              <wp:align>right</wp:align>
            </wp:positionH>
            <wp:positionV relativeFrom="paragraph">
              <wp:posOffset>248920</wp:posOffset>
            </wp:positionV>
            <wp:extent cx="3204845" cy="1772920"/>
            <wp:effectExtent l="0" t="0" r="0" b="0"/>
            <wp:wrapTight wrapText="bothSides">
              <wp:wrapPolygon edited="0">
                <wp:start x="0" y="0"/>
                <wp:lineTo x="0" y="21352"/>
                <wp:lineTo x="21442" y="21352"/>
                <wp:lineTo x="21442" y="0"/>
                <wp:lineTo x="0" y="0"/>
              </wp:wrapPolygon>
            </wp:wrapTight>
            <wp:docPr id="1410341967"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1967" name="Picture 1" descr="A graph showing different colored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204845" cy="1772920"/>
                    </a:xfrm>
                    <a:prstGeom prst="rect">
                      <a:avLst/>
                    </a:prstGeom>
                  </pic:spPr>
                </pic:pic>
              </a:graphicData>
            </a:graphic>
            <wp14:sizeRelH relativeFrom="margin">
              <wp14:pctWidth>0</wp14:pctWidth>
            </wp14:sizeRelH>
            <wp14:sizeRelV relativeFrom="margin">
              <wp14:pctHeight>0</wp14:pctHeight>
            </wp14:sizeRelV>
          </wp:anchor>
        </w:drawing>
      </w:r>
      <w:r w:rsidR="00741191" w:rsidRPr="00741191">
        <w:rPr>
          <w:rFonts w:eastAsia="Times New Roman" w:cs="Times New Roman"/>
          <w:color w:val="000000"/>
          <w:szCs w:val="28"/>
          <w:lang w:val="en-US"/>
        </w:rPr>
        <w:t xml:space="preserve">Lifestyle changes, including unhealthy dietary habits, sedentary behavior, and excess smoking, are the primary reasons why </w:t>
      </w:r>
      <w:r w:rsidR="00741191">
        <w:rPr>
          <w:rFonts w:eastAsia="Times New Roman" w:cs="Times New Roman"/>
          <w:color w:val="000000"/>
          <w:szCs w:val="28"/>
          <w:lang w:val="en-US"/>
        </w:rPr>
        <w:t>non-communicable</w:t>
      </w:r>
      <w:r w:rsidR="00741191" w:rsidRPr="00741191">
        <w:rPr>
          <w:rFonts w:eastAsia="Times New Roman" w:cs="Times New Roman"/>
          <w:color w:val="000000"/>
          <w:szCs w:val="28"/>
          <w:lang w:val="en-US"/>
        </w:rPr>
        <w:t xml:space="preserve"> diseases rank first as a cause of morbidity and mortality profile in Egypt. Cardiovascular</w:t>
      </w:r>
      <w:r w:rsidR="00741191">
        <w:rPr>
          <w:rFonts w:eastAsia="Times New Roman" w:cs="Times New Roman"/>
          <w:color w:val="000000"/>
          <w:szCs w:val="28"/>
          <w:lang w:val="en-US"/>
        </w:rPr>
        <w:t xml:space="preserve"> </w:t>
      </w:r>
      <w:r w:rsidR="00741191" w:rsidRPr="00741191">
        <w:rPr>
          <w:rFonts w:eastAsia="Times New Roman" w:cs="Times New Roman"/>
          <w:color w:val="000000"/>
          <w:szCs w:val="28"/>
          <w:lang w:val="en-US"/>
        </w:rPr>
        <w:t>diseases,</w:t>
      </w:r>
      <w:r w:rsidR="001F2386" w:rsidRPr="00D00C01">
        <w:rPr>
          <w:lang w:val="en-AE"/>
        </w:rPr>
        <w:t xml:space="preserve"> </w:t>
      </w:r>
      <w:r w:rsidR="00741191" w:rsidRPr="00741191">
        <w:rPr>
          <w:rFonts w:eastAsia="Times New Roman" w:cs="Times New Roman"/>
          <w:color w:val="000000"/>
          <w:szCs w:val="28"/>
          <w:lang w:val="en-US"/>
        </w:rPr>
        <w:t>cancers</w:t>
      </w:r>
      <w:r w:rsidR="00741191">
        <w:rPr>
          <w:rFonts w:eastAsia="Times New Roman" w:cs="Times New Roman"/>
          <w:color w:val="000000"/>
          <w:szCs w:val="28"/>
          <w:lang w:val="en-US"/>
        </w:rPr>
        <w:t>,</w:t>
      </w:r>
      <w:r w:rsidR="00741191" w:rsidRPr="00741191">
        <w:rPr>
          <w:rFonts w:eastAsia="Times New Roman" w:cs="Times New Roman"/>
          <w:color w:val="000000"/>
          <w:szCs w:val="28"/>
          <w:lang w:val="en-US"/>
        </w:rPr>
        <w:t xml:space="preserve"> and diabetes are the overwhelmingly common ones. One of the most worrying trends that </w:t>
      </w:r>
      <w:r w:rsidR="00741191">
        <w:rPr>
          <w:rFonts w:eastAsia="Times New Roman" w:cs="Times New Roman"/>
          <w:color w:val="000000"/>
          <w:szCs w:val="28"/>
          <w:lang w:val="en-US"/>
        </w:rPr>
        <w:t>puts</w:t>
      </w:r>
      <w:r w:rsidR="00741191" w:rsidRPr="00741191">
        <w:rPr>
          <w:rFonts w:eastAsia="Times New Roman" w:cs="Times New Roman"/>
          <w:color w:val="000000"/>
          <w:szCs w:val="28"/>
          <w:lang w:val="en-US"/>
        </w:rPr>
        <w:t xml:space="preserve"> these diseases on the rise is obesity many adults are now </w:t>
      </w:r>
      <w:r w:rsidR="00741191" w:rsidRPr="00741191">
        <w:rPr>
          <w:rFonts w:eastAsia="Times New Roman" w:cs="Times New Roman"/>
          <w:color w:val="000000"/>
          <w:szCs w:val="28"/>
          <w:lang w:val="en-US"/>
        </w:rPr>
        <w:lastRenderedPageBreak/>
        <w:t xml:space="preserve">gaining. </w:t>
      </w:r>
      <w:r w:rsidR="00741191">
        <w:rPr>
          <w:rFonts w:eastAsia="Times New Roman" w:cs="Times New Roman"/>
          <w:color w:val="000000"/>
          <w:szCs w:val="28"/>
          <w:lang w:val="en-US"/>
        </w:rPr>
        <w:t xml:space="preserve">The </w:t>
      </w:r>
      <w:r w:rsidR="00741191" w:rsidRPr="00741191">
        <w:rPr>
          <w:rFonts w:eastAsia="Times New Roman" w:cs="Times New Roman"/>
          <w:color w:val="000000"/>
          <w:szCs w:val="28"/>
          <w:lang w:val="en-US"/>
        </w:rPr>
        <w:t>World Health Organization states that about 80% of all deaths that occur in Egypt are due to NCDs.</w:t>
      </w:r>
      <w:r w:rsidR="00741191" w:rsidRPr="00D00C01">
        <w:rPr>
          <w:rFonts w:eastAsia="Times New Roman" w:cs="Times New Roman"/>
          <w:color w:val="000000"/>
          <w:szCs w:val="28"/>
          <w:lang w:val="en-AE"/>
        </w:rPr>
        <w:t xml:space="preserve"> </w:t>
      </w:r>
    </w:p>
    <w:p w14:paraId="126B8198" w14:textId="77777777" w:rsidR="001F2386" w:rsidRDefault="001F2386" w:rsidP="00CE1E7A">
      <w:pPr>
        <w:spacing w:line="480" w:lineRule="auto"/>
        <w:jc w:val="both"/>
        <w:rPr>
          <w:rFonts w:asciiTheme="majorBidi" w:hAnsiTheme="majorBidi" w:cstheme="majorBidi"/>
          <w:b/>
          <w:sz w:val="32"/>
          <w:szCs w:val="32"/>
          <w:lang w:val="en-US"/>
        </w:rPr>
      </w:pPr>
      <w:r w:rsidRPr="00D00C01">
        <w:rPr>
          <w:rFonts w:asciiTheme="majorBidi" w:hAnsiTheme="majorBidi" w:cstheme="majorBidi"/>
          <w:b/>
          <w:bCs/>
          <w:sz w:val="32"/>
          <w:szCs w:val="32"/>
          <w:lang w:val="en-AE"/>
        </w:rPr>
        <w:t>Infectious Diseases - Hepatitis C.</w:t>
      </w:r>
      <w:r w:rsidRPr="00D00C01">
        <w:rPr>
          <w:rFonts w:asciiTheme="majorBidi" w:hAnsiTheme="majorBidi" w:cstheme="majorBidi"/>
          <w:b/>
          <w:sz w:val="32"/>
          <w:szCs w:val="32"/>
          <w:lang w:val="en-AE"/>
        </w:rPr>
        <w:t xml:space="preserve"> </w:t>
      </w:r>
    </w:p>
    <w:p w14:paraId="394EC2ED" w14:textId="49C1C0BA" w:rsidR="001F2386" w:rsidRPr="001F2386" w:rsidRDefault="001F2386" w:rsidP="00CE1E7A">
      <w:pPr>
        <w:spacing w:line="480" w:lineRule="auto"/>
        <w:ind w:firstLine="720"/>
        <w:jc w:val="both"/>
        <w:rPr>
          <w:rFonts w:eastAsia="Times New Roman" w:cs="Times New Roman"/>
          <w:color w:val="000000"/>
          <w:szCs w:val="28"/>
          <w:lang w:val="en-US"/>
        </w:rPr>
      </w:pPr>
      <w:r w:rsidRPr="001F2386">
        <w:rPr>
          <w:rFonts w:eastAsia="Times New Roman" w:cs="Times New Roman"/>
          <w:color w:val="000000"/>
          <w:szCs w:val="28"/>
          <w:lang w:val="en-US"/>
        </w:rPr>
        <w:t xml:space="preserve">Hepatitis C has been a major health problem in Egypt, where the country has been notorious for having one of the highest infection rates of hepatitis C in the world. During mass campaigns of treatment of schistosomiasis between the </w:t>
      </w:r>
      <w:r>
        <w:rPr>
          <w:rFonts w:eastAsia="Times New Roman" w:cs="Times New Roman"/>
          <w:color w:val="000000"/>
          <w:szCs w:val="28"/>
          <w:lang w:val="en-US"/>
        </w:rPr>
        <w:t>1950s</w:t>
      </w:r>
      <w:r w:rsidRPr="001F2386">
        <w:rPr>
          <w:rFonts w:eastAsia="Times New Roman" w:cs="Times New Roman"/>
          <w:color w:val="000000"/>
          <w:szCs w:val="28"/>
          <w:lang w:val="en-US"/>
        </w:rPr>
        <w:t xml:space="preserve"> and </w:t>
      </w:r>
      <w:r>
        <w:rPr>
          <w:rFonts w:eastAsia="Times New Roman" w:cs="Times New Roman"/>
          <w:color w:val="000000"/>
          <w:szCs w:val="28"/>
          <w:lang w:val="en-US"/>
        </w:rPr>
        <w:t>1980s</w:t>
      </w:r>
      <w:r w:rsidRPr="001F2386">
        <w:rPr>
          <w:rFonts w:eastAsia="Times New Roman" w:cs="Times New Roman"/>
          <w:color w:val="000000"/>
          <w:szCs w:val="28"/>
          <w:lang w:val="en-US"/>
        </w:rPr>
        <w:t xml:space="preserve">, the virus was inadvertently transmitted as the medical equipment was </w:t>
      </w:r>
      <w:r>
        <w:rPr>
          <w:rFonts w:eastAsia="Times New Roman" w:cs="Times New Roman"/>
          <w:color w:val="000000"/>
          <w:szCs w:val="28"/>
          <w:lang w:val="en-US"/>
        </w:rPr>
        <w:t>reused</w:t>
      </w:r>
      <w:r w:rsidRPr="001F2386">
        <w:rPr>
          <w:rFonts w:eastAsia="Times New Roman" w:cs="Times New Roman"/>
          <w:color w:val="000000"/>
          <w:szCs w:val="28"/>
          <w:lang w:val="en-US"/>
        </w:rPr>
        <w:t xml:space="preserve">, and HCV infections were prevalent. In the early </w:t>
      </w:r>
      <w:r>
        <w:rPr>
          <w:rFonts w:eastAsia="Times New Roman" w:cs="Times New Roman"/>
          <w:color w:val="000000"/>
          <w:szCs w:val="28"/>
          <w:lang w:val="en-US"/>
        </w:rPr>
        <w:t>2000s</w:t>
      </w:r>
      <w:r w:rsidRPr="001F2386">
        <w:rPr>
          <w:rFonts w:eastAsia="Times New Roman" w:cs="Times New Roman"/>
          <w:color w:val="000000"/>
          <w:szCs w:val="28"/>
          <w:lang w:val="en-US"/>
        </w:rPr>
        <w:t>, the prevalence of HCV infection was quite high, especially in rural regions and regions of the Nile Delta.</w:t>
      </w:r>
    </w:p>
    <w:p w14:paraId="3533CBC8" w14:textId="4B0588A4" w:rsidR="00741191" w:rsidRPr="00D00C01" w:rsidRDefault="00C8650E" w:rsidP="00CE1E7A">
      <w:pPr>
        <w:spacing w:line="480" w:lineRule="auto"/>
        <w:ind w:firstLine="720"/>
        <w:jc w:val="both"/>
        <w:rPr>
          <w:rFonts w:eastAsia="Times New Roman" w:cs="Times New Roman"/>
          <w:color w:val="000000"/>
          <w:szCs w:val="28"/>
          <w:lang w:val="en-AE"/>
        </w:rPr>
      </w:pPr>
      <w:r>
        <w:rPr>
          <w:noProof/>
        </w:rPr>
        <mc:AlternateContent>
          <mc:Choice Requires="wps">
            <w:drawing>
              <wp:anchor distT="0" distB="0" distL="114300" distR="114300" simplePos="0" relativeHeight="251658276" behindDoc="1" locked="0" layoutInCell="1" allowOverlap="1" wp14:anchorId="2E57C9A8" wp14:editId="6B1F9BC6">
                <wp:simplePos x="0" y="0"/>
                <wp:positionH relativeFrom="column">
                  <wp:posOffset>3011805</wp:posOffset>
                </wp:positionH>
                <wp:positionV relativeFrom="paragraph">
                  <wp:posOffset>2321560</wp:posOffset>
                </wp:positionV>
                <wp:extent cx="2756535" cy="635"/>
                <wp:effectExtent l="0" t="0" r="5715" b="8255"/>
                <wp:wrapSquare wrapText="bothSides"/>
                <wp:docPr id="330220900" name="Text Box 1"/>
                <wp:cNvGraphicFramePr/>
                <a:graphic xmlns:a="http://schemas.openxmlformats.org/drawingml/2006/main">
                  <a:graphicData uri="http://schemas.microsoft.com/office/word/2010/wordprocessingShape">
                    <wps:wsp>
                      <wps:cNvSpPr txBox="1"/>
                      <wps:spPr>
                        <a:xfrm>
                          <a:off x="0" y="0"/>
                          <a:ext cx="2756535" cy="635"/>
                        </a:xfrm>
                        <a:prstGeom prst="rect">
                          <a:avLst/>
                        </a:prstGeom>
                        <a:noFill/>
                        <a:ln>
                          <a:noFill/>
                        </a:ln>
                      </wps:spPr>
                      <wps:txbx>
                        <w:txbxContent>
                          <w:p w14:paraId="496094B7" w14:textId="285BB019" w:rsidR="00C8650E" w:rsidRPr="00C8650E" w:rsidRDefault="00C8650E" w:rsidP="00C8650E">
                            <w:pPr>
                              <w:pStyle w:val="Caption"/>
                              <w:rPr>
                                <w:rFonts w:eastAsia="Times New Roman" w:cs="Times New Roman"/>
                                <w:noProof/>
                                <w:color w:val="000000"/>
                                <w:sz w:val="28"/>
                                <w:szCs w:val="28"/>
                                <w:lang w:val="en-US"/>
                              </w:rPr>
                            </w:pPr>
                            <w:r>
                              <w:rPr>
                                <w:lang w:val="en-US"/>
                              </w:rPr>
                              <w:t>Figure</w:t>
                            </w:r>
                            <w:r>
                              <w:t xml:space="preserve"> </w:t>
                            </w:r>
                            <w:r>
                              <w:rPr>
                                <w:lang w:val="en-US"/>
                              </w:rPr>
                              <w:t>16 Prevalence of Hepatitis C in Egypt (2000-2024)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57C9A8" id="_x0000_s1042" type="#_x0000_t202" style="position:absolute;left:0;text-align:left;margin-left:237.15pt;margin-top:182.8pt;width:217.05pt;height:.05pt;z-index:-2516582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" filled="f" stroked="f">
                <v:textbox style="mso-fit-shape-to-text:t" inset="0,0,0,0">
                  <w:txbxContent>
                    <w:p w14:paraId="496094B7" w14:textId="285BB019" w:rsidR="00C8650E" w:rsidRPr="00C8650E" w:rsidRDefault="00C8650E" w:rsidP="00C8650E">
                      <w:pPr>
                        <w:pStyle w:val="Caption"/>
                        <w:rPr>
                          <w:rFonts w:eastAsia="Times New Roman" w:cs="Times New Roman"/>
                          <w:noProof/>
                          <w:color w:val="000000"/>
                          <w:sz w:val="28"/>
                          <w:szCs w:val="28"/>
                          <w:lang w:val="en-US"/>
                        </w:rPr>
                      </w:pPr>
                      <w:r>
                        <w:rPr>
                          <w:lang w:val="en-US"/>
                        </w:rPr>
                        <w:t>Figure</w:t>
                      </w:r>
                      <w:r>
                        <w:t xml:space="preserve"> </w:t>
                      </w:r>
                      <w:r>
                        <w:rPr>
                          <w:lang w:val="en-US"/>
                        </w:rPr>
                        <w:t>16 Prevalence of Hepatitis C in Egypt (2000-2024)</w:t>
                      </w:r>
                    </w:p>
                  </w:txbxContent>
                </v:textbox>
                <w10:wrap type="square"/>
              </v:shape>
            </w:pict>
          </mc:Fallback>
        </mc:AlternateContent>
      </w:r>
      <w:r w:rsidR="001F2386" w:rsidRPr="001F2386">
        <w:rPr>
          <w:rFonts w:eastAsia="Times New Roman" w:cs="Times New Roman"/>
          <w:noProof/>
          <w:color w:val="000000"/>
          <w:szCs w:val="28"/>
          <w:lang w:val="en-US"/>
        </w:rPr>
        <w:drawing>
          <wp:anchor distT="0" distB="0" distL="114300" distR="114300" simplePos="0" relativeHeight="251658267" behindDoc="1" locked="0" layoutInCell="1" allowOverlap="1" wp14:anchorId="5A11C982" wp14:editId="1253A3EA">
            <wp:simplePos x="0" y="0"/>
            <wp:positionH relativeFrom="margin">
              <wp:align>right</wp:align>
            </wp:positionH>
            <wp:positionV relativeFrom="paragraph">
              <wp:posOffset>313690</wp:posOffset>
            </wp:positionV>
            <wp:extent cx="3190240" cy="1974215"/>
            <wp:effectExtent l="0" t="0" r="0" b="6985"/>
            <wp:wrapTight wrapText="bothSides">
              <wp:wrapPolygon edited="0">
                <wp:start x="0" y="0"/>
                <wp:lineTo x="0" y="21468"/>
                <wp:lineTo x="21411" y="21468"/>
                <wp:lineTo x="21411" y="0"/>
                <wp:lineTo x="0" y="0"/>
              </wp:wrapPolygon>
            </wp:wrapTight>
            <wp:docPr id="998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3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90240" cy="1974215"/>
                    </a:xfrm>
                    <a:prstGeom prst="rect">
                      <a:avLst/>
                    </a:prstGeom>
                  </pic:spPr>
                </pic:pic>
              </a:graphicData>
            </a:graphic>
            <wp14:sizeRelH relativeFrom="margin">
              <wp14:pctWidth>0</wp14:pctWidth>
            </wp14:sizeRelH>
            <wp14:sizeRelV relativeFrom="margin">
              <wp14:pctHeight>0</wp14:pctHeight>
            </wp14:sizeRelV>
          </wp:anchor>
        </w:drawing>
      </w:r>
      <w:r w:rsidR="001F2386" w:rsidRPr="001F2386">
        <w:rPr>
          <w:rFonts w:eastAsia="Times New Roman" w:cs="Times New Roman"/>
          <w:color w:val="000000"/>
          <w:szCs w:val="28"/>
          <w:lang w:val="en-US"/>
        </w:rPr>
        <w:t xml:space="preserve">Nevertheless, commencing from the </w:t>
      </w:r>
      <w:r w:rsidR="001F2386">
        <w:rPr>
          <w:rFonts w:eastAsia="Times New Roman" w:cs="Times New Roman"/>
          <w:color w:val="000000"/>
          <w:szCs w:val="28"/>
          <w:lang w:val="en-US"/>
        </w:rPr>
        <w:t>mid-2000s</w:t>
      </w:r>
      <w:r w:rsidR="001F2386" w:rsidRPr="001F2386">
        <w:rPr>
          <w:rFonts w:eastAsia="Times New Roman" w:cs="Times New Roman"/>
          <w:color w:val="000000"/>
          <w:szCs w:val="28"/>
          <w:lang w:val="en-US"/>
        </w:rPr>
        <w:t>, Egypt adopted extensive measures to put a stop to the infection of hepatitis C, which were capped with the</w:t>
      </w:r>
      <w:r w:rsidR="001F2386" w:rsidRPr="00D00C01">
        <w:rPr>
          <w:lang w:val="en-AE"/>
        </w:rPr>
        <w:t xml:space="preserve"> </w:t>
      </w:r>
      <w:r w:rsidR="001F2386" w:rsidRPr="001F2386">
        <w:rPr>
          <w:rFonts w:eastAsia="Times New Roman" w:cs="Times New Roman"/>
          <w:color w:val="000000"/>
          <w:szCs w:val="28"/>
          <w:lang w:val="en-US"/>
        </w:rPr>
        <w:t xml:space="preserve">launch of the 100 million Healthy Lives Campaign in the year 2018, </w:t>
      </w:r>
      <w:r w:rsidR="001F2386">
        <w:rPr>
          <w:rFonts w:eastAsia="Times New Roman" w:cs="Times New Roman"/>
          <w:color w:val="000000"/>
          <w:szCs w:val="28"/>
          <w:lang w:val="en-US"/>
        </w:rPr>
        <w:t>which</w:t>
      </w:r>
      <w:r w:rsidR="001F2386" w:rsidRPr="001F2386">
        <w:rPr>
          <w:rFonts w:eastAsia="Times New Roman" w:cs="Times New Roman"/>
          <w:color w:val="000000"/>
          <w:szCs w:val="28"/>
          <w:lang w:val="en-US"/>
        </w:rPr>
        <w:t xml:space="preserve"> offered free screening and treatment services across the country. As of the year 2022, the country was successful enough to scale down the prevalence of hepatitis C in its population from 14.7% in the year 2008 to 0.38%</w:t>
      </w:r>
      <w:r w:rsidR="00741191" w:rsidRPr="00D00C01">
        <w:rPr>
          <w:rFonts w:eastAsia="Times New Roman" w:cs="Times New Roman"/>
          <w:color w:val="000000"/>
          <w:szCs w:val="28"/>
          <w:lang w:val="en-AE"/>
        </w:rPr>
        <w:t xml:space="preserve">. </w:t>
      </w:r>
    </w:p>
    <w:p w14:paraId="2A04580D" w14:textId="77777777" w:rsidR="00CE1E7A" w:rsidRDefault="00CE1E7A" w:rsidP="00CE1E7A">
      <w:pPr>
        <w:spacing w:after="0" w:line="480" w:lineRule="auto"/>
        <w:rPr>
          <w:rFonts w:ascii="TimesNewRomanPS-BoldMT" w:eastAsia="Times New Roman" w:hAnsi="TimesNewRomanPS-BoldMT" w:cs="Times New Roman"/>
          <w:b/>
          <w:bCs/>
          <w:color w:val="000000"/>
          <w:kern w:val="0"/>
          <w:sz w:val="32"/>
          <w:szCs w:val="32"/>
          <w:lang w:val="en-US"/>
          <w14:ligatures w14:val="none"/>
        </w:rPr>
      </w:pPr>
    </w:p>
    <w:p w14:paraId="52292E31" w14:textId="77777777" w:rsidR="00CE1E7A" w:rsidRDefault="00CE1E7A" w:rsidP="00CE1E7A">
      <w:pPr>
        <w:spacing w:after="0" w:line="480" w:lineRule="auto"/>
        <w:rPr>
          <w:rFonts w:ascii="TimesNewRomanPS-BoldMT" w:eastAsia="Times New Roman" w:hAnsi="TimesNewRomanPS-BoldMT" w:cs="Times New Roman"/>
          <w:b/>
          <w:bCs/>
          <w:color w:val="000000"/>
          <w:kern w:val="0"/>
          <w:sz w:val="32"/>
          <w:szCs w:val="32"/>
          <w:lang w:val="en-US"/>
          <w14:ligatures w14:val="none"/>
        </w:rPr>
      </w:pPr>
    </w:p>
    <w:p w14:paraId="1F107C1F" w14:textId="77777777" w:rsidR="00CE1E7A" w:rsidRDefault="00CE1E7A" w:rsidP="00CE1E7A">
      <w:pPr>
        <w:spacing w:after="0" w:line="480" w:lineRule="auto"/>
        <w:rPr>
          <w:rFonts w:ascii="TimesNewRomanPS-BoldMT" w:eastAsia="Times New Roman" w:hAnsi="TimesNewRomanPS-BoldMT" w:cs="Times New Roman"/>
          <w:b/>
          <w:bCs/>
          <w:color w:val="000000"/>
          <w:kern w:val="0"/>
          <w:sz w:val="32"/>
          <w:szCs w:val="32"/>
          <w:lang w:val="en-US"/>
          <w14:ligatures w14:val="none"/>
        </w:rPr>
      </w:pPr>
    </w:p>
    <w:p w14:paraId="7E960B9A" w14:textId="77777777" w:rsidR="00CE1E7A" w:rsidRDefault="00CE1E7A" w:rsidP="00CE1E7A">
      <w:pPr>
        <w:spacing w:after="0" w:line="480" w:lineRule="auto"/>
        <w:rPr>
          <w:rFonts w:ascii="TimesNewRomanPS-BoldMT" w:eastAsia="Times New Roman" w:hAnsi="TimesNewRomanPS-BoldMT" w:cs="Times New Roman"/>
          <w:b/>
          <w:bCs/>
          <w:color w:val="000000"/>
          <w:kern w:val="0"/>
          <w:sz w:val="32"/>
          <w:szCs w:val="32"/>
          <w:lang w:val="en-US"/>
          <w14:ligatures w14:val="none"/>
        </w:rPr>
      </w:pPr>
    </w:p>
    <w:p w14:paraId="76F1633B" w14:textId="5701E409" w:rsidR="001F2386" w:rsidRPr="001F2386" w:rsidRDefault="001F2386" w:rsidP="00CE1E7A">
      <w:pPr>
        <w:spacing w:after="0" w:line="480" w:lineRule="auto"/>
        <w:rPr>
          <w:rFonts w:ascii="TimesNewRomanPS-BoldMT" w:eastAsia="Times New Roman" w:hAnsi="TimesNewRomanPS-BoldMT" w:cs="Times New Roman"/>
          <w:b/>
          <w:bCs/>
          <w:color w:val="000000"/>
          <w:kern w:val="0"/>
          <w:sz w:val="32"/>
          <w:szCs w:val="32"/>
          <w:lang w:val="en-US"/>
          <w14:ligatures w14:val="none"/>
        </w:rPr>
      </w:pPr>
      <w:r w:rsidRPr="001F2386">
        <w:rPr>
          <w:rFonts w:ascii="TimesNewRomanPS-BoldMT" w:eastAsia="Times New Roman" w:hAnsi="TimesNewRomanPS-BoldMT" w:cs="Times New Roman"/>
          <w:b/>
          <w:bCs/>
          <w:color w:val="000000"/>
          <w:kern w:val="0"/>
          <w:sz w:val="32"/>
          <w:szCs w:val="32"/>
          <w:lang w:val="en-US"/>
          <w14:ligatures w14:val="none"/>
        </w:rPr>
        <w:t>Environmental Health- Air pollution.</w:t>
      </w:r>
    </w:p>
    <w:p w14:paraId="2578C9EB" w14:textId="53A1EA2A" w:rsidR="001F2386" w:rsidRPr="001F2386" w:rsidRDefault="007B7BED" w:rsidP="00CE1E7A">
      <w:pPr>
        <w:spacing w:after="0" w:line="480" w:lineRule="auto"/>
        <w:ind w:firstLine="720"/>
        <w:rPr>
          <w:rFonts w:eastAsia="Times New Roman" w:cs="Times New Roman"/>
          <w:color w:val="000000"/>
          <w:szCs w:val="28"/>
          <w:lang w:val="en-US"/>
        </w:rPr>
      </w:pPr>
      <w:r>
        <w:rPr>
          <w:noProof/>
        </w:rPr>
        <mc:AlternateContent>
          <mc:Choice Requires="wps">
            <w:drawing>
              <wp:anchor distT="0" distB="0" distL="114300" distR="114300" simplePos="0" relativeHeight="251658277" behindDoc="1" locked="0" layoutInCell="1" allowOverlap="1" wp14:anchorId="05A12860" wp14:editId="6FB81479">
                <wp:simplePos x="0" y="0"/>
                <wp:positionH relativeFrom="column">
                  <wp:posOffset>3375025</wp:posOffset>
                </wp:positionH>
                <wp:positionV relativeFrom="paragraph">
                  <wp:posOffset>2269490</wp:posOffset>
                </wp:positionV>
                <wp:extent cx="2317115" cy="277495"/>
                <wp:effectExtent l="0" t="0" r="6985" b="8255"/>
                <wp:wrapTight wrapText="bothSides">
                  <wp:wrapPolygon edited="0">
                    <wp:start x="0" y="0"/>
                    <wp:lineTo x="0" y="20760"/>
                    <wp:lineTo x="21488" y="20760"/>
                    <wp:lineTo x="21488" y="0"/>
                    <wp:lineTo x="0" y="0"/>
                  </wp:wrapPolygon>
                </wp:wrapTight>
                <wp:docPr id="1523904908" name="Text Box 1"/>
                <wp:cNvGraphicFramePr/>
                <a:graphic xmlns:a="http://schemas.openxmlformats.org/drawingml/2006/main">
                  <a:graphicData uri="http://schemas.microsoft.com/office/word/2010/wordprocessingShape">
                    <wps:wsp>
                      <wps:cNvSpPr txBox="1"/>
                      <wps:spPr>
                        <a:xfrm>
                          <a:off x="0" y="0"/>
                          <a:ext cx="2317115" cy="277495"/>
                        </a:xfrm>
                        <a:prstGeom prst="rect">
                          <a:avLst/>
                        </a:prstGeom>
                        <a:noFill/>
                        <a:ln>
                          <a:noFill/>
                        </a:ln>
                      </wps:spPr>
                      <wps:txbx>
                        <w:txbxContent>
                          <w:p w14:paraId="6657DC0E" w14:textId="73EE4532" w:rsidR="007B7BED" w:rsidRPr="007B7BED" w:rsidRDefault="007B7BED" w:rsidP="007B7BED">
                            <w:pPr>
                              <w:pStyle w:val="Caption"/>
                              <w:rPr>
                                <w:rFonts w:eastAsia="Times New Roman" w:cs="Times New Roman"/>
                                <w:noProof/>
                                <w:color w:val="000000"/>
                                <w:sz w:val="28"/>
                                <w:szCs w:val="28"/>
                                <w:lang w:val="en-US"/>
                              </w:rPr>
                            </w:pPr>
                            <w:r>
                              <w:rPr>
                                <w:lang w:val="en-US"/>
                              </w:rPr>
                              <w:t>Figure</w:t>
                            </w:r>
                            <w:r>
                              <w:t xml:space="preserve"> </w:t>
                            </w:r>
                            <w:r>
                              <w:rPr>
                                <w:lang w:val="en-US"/>
                              </w:rPr>
                              <w:t>17 Air pollution in Cairo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12860" id="_x0000_s1043" type="#_x0000_t202" style="position:absolute;left:0;text-align:left;margin-left:265.75pt;margin-top:178.7pt;width:182.45pt;height:21.85pt;z-index:-251658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" filled="f" stroked="f">
                <v:textbox inset="0,0,0,0">
                  <w:txbxContent>
                    <w:p w14:paraId="6657DC0E" w14:textId="73EE4532" w:rsidR="007B7BED" w:rsidRPr="007B7BED" w:rsidRDefault="007B7BED" w:rsidP="007B7BED">
                      <w:pPr>
                        <w:pStyle w:val="Caption"/>
                        <w:rPr>
                          <w:rFonts w:eastAsia="Times New Roman" w:cs="Times New Roman"/>
                          <w:noProof/>
                          <w:color w:val="000000"/>
                          <w:sz w:val="28"/>
                          <w:szCs w:val="28"/>
                          <w:lang w:val="en-US"/>
                        </w:rPr>
                      </w:pPr>
                      <w:r>
                        <w:rPr>
                          <w:lang w:val="en-US"/>
                        </w:rPr>
                        <w:t>Figure</w:t>
                      </w:r>
                      <w:r>
                        <w:t xml:space="preserve"> </w:t>
                      </w:r>
                      <w:r>
                        <w:rPr>
                          <w:lang w:val="en-US"/>
                        </w:rPr>
                        <w:t>17 Air pollution in Cairo</w:t>
                      </w:r>
                    </w:p>
                  </w:txbxContent>
                </v:textbox>
                <w10:wrap type="tight"/>
              </v:shape>
            </w:pict>
          </mc:Fallback>
        </mc:AlternateContent>
      </w:r>
      <w:r w:rsidR="00CE1E7A" w:rsidRPr="00CE1E7A">
        <w:rPr>
          <w:rFonts w:eastAsia="Times New Roman" w:cs="Times New Roman"/>
          <w:noProof/>
          <w:color w:val="000000"/>
          <w:szCs w:val="28"/>
          <w:lang w:val="en-US"/>
        </w:rPr>
        <w:drawing>
          <wp:anchor distT="0" distB="0" distL="114300" distR="114300" simplePos="0" relativeHeight="251658268" behindDoc="1" locked="0" layoutInCell="1" allowOverlap="1" wp14:anchorId="5A30F236" wp14:editId="5CC3E798">
            <wp:simplePos x="0" y="0"/>
            <wp:positionH relativeFrom="margin">
              <wp:align>right</wp:align>
            </wp:positionH>
            <wp:positionV relativeFrom="paragraph">
              <wp:posOffset>377190</wp:posOffset>
            </wp:positionV>
            <wp:extent cx="3393440" cy="1858645"/>
            <wp:effectExtent l="0" t="0" r="0" b="8255"/>
            <wp:wrapTight wrapText="bothSides">
              <wp:wrapPolygon edited="0">
                <wp:start x="0" y="0"/>
                <wp:lineTo x="0" y="21475"/>
                <wp:lineTo x="21463" y="21475"/>
                <wp:lineTo x="21463" y="0"/>
                <wp:lineTo x="0" y="0"/>
              </wp:wrapPolygon>
            </wp:wrapTight>
            <wp:docPr id="1931790670" name="Picture 1" descr="A graph with a red line and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0670" name="Picture 1" descr="A graph with a red line and blue lin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93440" cy="1858645"/>
                    </a:xfrm>
                    <a:prstGeom prst="rect">
                      <a:avLst/>
                    </a:prstGeom>
                  </pic:spPr>
                </pic:pic>
              </a:graphicData>
            </a:graphic>
            <wp14:sizeRelH relativeFrom="margin">
              <wp14:pctWidth>0</wp14:pctWidth>
            </wp14:sizeRelH>
            <wp14:sizeRelV relativeFrom="margin">
              <wp14:pctHeight>0</wp14:pctHeight>
            </wp14:sizeRelV>
          </wp:anchor>
        </w:drawing>
      </w:r>
      <w:r w:rsidR="001F2386" w:rsidRPr="001F2386">
        <w:rPr>
          <w:rFonts w:eastAsia="Times New Roman" w:cs="Times New Roman"/>
          <w:color w:val="000000"/>
          <w:szCs w:val="28"/>
          <w:lang w:val="en-US"/>
        </w:rPr>
        <w:t xml:space="preserve">Air pollution in Egypt's capital city, Cairo, </w:t>
      </w:r>
      <w:r w:rsidR="001F2386">
        <w:rPr>
          <w:rFonts w:eastAsia="Times New Roman" w:cs="Times New Roman"/>
          <w:color w:val="000000"/>
          <w:szCs w:val="28"/>
          <w:lang w:val="en-US"/>
        </w:rPr>
        <w:t>is</w:t>
      </w:r>
      <w:r w:rsidR="001F2386" w:rsidRPr="001F2386">
        <w:rPr>
          <w:rFonts w:eastAsia="Times New Roman" w:cs="Times New Roman"/>
          <w:color w:val="000000"/>
          <w:szCs w:val="28"/>
          <w:lang w:val="en-US"/>
        </w:rPr>
        <w:t xml:space="preserve"> a critical public health concern revolving around particulate matter (PM2.5). PM2.5 causes health complications arising from exposure to vehicle and industrial emissions, as well as burning of agricultural residues</w:t>
      </w:r>
      <w:r w:rsidR="001F2386">
        <w:rPr>
          <w:rFonts w:eastAsia="Times New Roman" w:cs="Times New Roman"/>
          <w:color w:val="000000"/>
          <w:szCs w:val="28"/>
          <w:lang w:val="en-US"/>
        </w:rPr>
        <w:t>,</w:t>
      </w:r>
      <w:r w:rsidR="001F2386" w:rsidRPr="001F2386">
        <w:rPr>
          <w:rFonts w:eastAsia="Times New Roman" w:cs="Times New Roman"/>
          <w:color w:val="000000"/>
          <w:szCs w:val="28"/>
          <w:lang w:val="en-US"/>
        </w:rPr>
        <w:t xml:space="preserve"> resulting in conditions such as asthma, bronchial infection, lung cancer</w:t>
      </w:r>
      <w:r w:rsidR="001F2386">
        <w:rPr>
          <w:rFonts w:eastAsia="Times New Roman" w:cs="Times New Roman"/>
          <w:color w:val="000000"/>
          <w:szCs w:val="28"/>
          <w:lang w:val="en-US"/>
        </w:rPr>
        <w:t>,</w:t>
      </w:r>
      <w:r w:rsidR="001F2386" w:rsidRPr="001F2386">
        <w:rPr>
          <w:rFonts w:eastAsia="Times New Roman" w:cs="Times New Roman"/>
          <w:color w:val="000000"/>
          <w:szCs w:val="28"/>
          <w:lang w:val="en-US"/>
        </w:rPr>
        <w:t xml:space="preserve"> and heart-related diseases. The degree of pollution experienced is one of the highest in the world</w:t>
      </w:r>
      <w:r w:rsidR="001F2386">
        <w:rPr>
          <w:rFonts w:eastAsia="Times New Roman" w:cs="Times New Roman"/>
          <w:color w:val="000000"/>
          <w:szCs w:val="28"/>
          <w:lang w:val="en-US"/>
        </w:rPr>
        <w:t>,</w:t>
      </w:r>
      <w:r w:rsidR="001F2386" w:rsidRPr="001F2386">
        <w:rPr>
          <w:rFonts w:eastAsia="Times New Roman" w:cs="Times New Roman"/>
          <w:color w:val="000000"/>
          <w:szCs w:val="28"/>
          <w:lang w:val="en-US"/>
        </w:rPr>
        <w:t xml:space="preserve"> and millions of people are put at risk.</w:t>
      </w:r>
    </w:p>
    <w:p w14:paraId="25E6FD09" w14:textId="257A4BF7" w:rsidR="001F2386" w:rsidRPr="001F2386" w:rsidRDefault="001F2386" w:rsidP="00CE1E7A">
      <w:pPr>
        <w:spacing w:after="0" w:line="480" w:lineRule="auto"/>
        <w:ind w:firstLine="720"/>
        <w:rPr>
          <w:rFonts w:eastAsia="Times New Roman" w:cs="Times New Roman"/>
          <w:color w:val="000000"/>
          <w:szCs w:val="28"/>
          <w:lang w:val="en-US"/>
        </w:rPr>
      </w:pPr>
      <w:r w:rsidRPr="001F2386">
        <w:rPr>
          <w:rFonts w:eastAsia="Times New Roman" w:cs="Times New Roman"/>
          <w:color w:val="000000"/>
          <w:szCs w:val="28"/>
          <w:lang w:val="en-US"/>
        </w:rPr>
        <w:t>In Cairo, a typical annual PM2.5 exposure rate is 76 µg/m³</w:t>
      </w:r>
      <w:r>
        <w:rPr>
          <w:rFonts w:eastAsia="Times New Roman" w:cs="Times New Roman"/>
          <w:color w:val="000000"/>
          <w:szCs w:val="28"/>
          <w:lang w:val="en-US"/>
        </w:rPr>
        <w:t>,</w:t>
      </w:r>
      <w:r w:rsidRPr="001F2386">
        <w:rPr>
          <w:rFonts w:eastAsia="Times New Roman" w:cs="Times New Roman"/>
          <w:color w:val="000000"/>
          <w:szCs w:val="28"/>
          <w:lang w:val="en-US"/>
        </w:rPr>
        <w:t xml:space="preserve"> with the WHO 5 µg/m³ guideline significantly exceeded. The adverse health consequences of such include many chronic conditions</w:t>
      </w:r>
      <w:r>
        <w:rPr>
          <w:rFonts w:eastAsia="Times New Roman" w:cs="Times New Roman"/>
          <w:color w:val="000000"/>
          <w:szCs w:val="28"/>
          <w:lang w:val="en-US"/>
        </w:rPr>
        <w:t>,</w:t>
      </w:r>
      <w:r w:rsidRPr="001F2386">
        <w:rPr>
          <w:rFonts w:eastAsia="Times New Roman" w:cs="Times New Roman"/>
          <w:color w:val="000000"/>
          <w:szCs w:val="28"/>
          <w:lang w:val="en-US"/>
        </w:rPr>
        <w:t xml:space="preserve"> which include ischemic heart disease and chronic obstructive pulmonary disease (COPD)</w:t>
      </w:r>
      <w:r>
        <w:rPr>
          <w:rFonts w:eastAsia="Times New Roman" w:cs="Times New Roman"/>
          <w:color w:val="000000"/>
          <w:szCs w:val="28"/>
          <w:lang w:val="en-US"/>
        </w:rPr>
        <w:t>,</w:t>
      </w:r>
      <w:r w:rsidRPr="001F2386">
        <w:rPr>
          <w:rFonts w:eastAsia="Times New Roman" w:cs="Times New Roman"/>
          <w:color w:val="000000"/>
          <w:szCs w:val="28"/>
          <w:lang w:val="en-US"/>
        </w:rPr>
        <w:t xml:space="preserve"> and roughly 12000 deaths attributed to pollution in the Greater Cairo region annually. These health consequences are also costly, being valued at around $47 billion for the year 2016/2017.</w:t>
      </w:r>
    </w:p>
    <w:p w14:paraId="7B459F92" w14:textId="77777777" w:rsidR="00CE1E7A" w:rsidRDefault="00CE1E7A"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p>
    <w:p w14:paraId="3F18EE00" w14:textId="77777777" w:rsidR="00CE1E7A" w:rsidRDefault="00CE1E7A"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p>
    <w:p w14:paraId="6986020A" w14:textId="77777777" w:rsidR="00CE1E7A" w:rsidRDefault="00CE1E7A"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p>
    <w:p w14:paraId="56758FAE" w14:textId="77777777" w:rsidR="00CE1E7A" w:rsidRDefault="00CE1E7A"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p>
    <w:p w14:paraId="5E401FE8" w14:textId="77777777" w:rsidR="00CE1E7A" w:rsidRDefault="00CE1E7A"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p>
    <w:p w14:paraId="03D2C1D8" w14:textId="201B9C19" w:rsid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 xml:space="preserve">Impacts </w:t>
      </w:r>
    </w:p>
    <w:p w14:paraId="298612BF" w14:textId="470AC921"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Environmental impacts</w:t>
      </w:r>
    </w:p>
    <w:p w14:paraId="1789E003"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Air and Water Quality:</w:t>
      </w:r>
    </w:p>
    <w:p w14:paraId="1F639687" w14:textId="77777777"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Pollution causes respiratory conditions, heart ailments, and illnesses caused by contaminated water sources. Clean environments, in contrast, can considerably alleviate the disease burden with respiratory conditions.</w:t>
      </w:r>
    </w:p>
    <w:p w14:paraId="4A927ECD"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Climate Opportunities:</w:t>
      </w:r>
    </w:p>
    <w:p w14:paraId="022CB3C0" w14:textId="1214B3F6"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 xml:space="preserve">Increasing temperatures and more frequent extreme weather events increase the occurrences of conditions such as heatstroke, </w:t>
      </w:r>
      <w:r>
        <w:rPr>
          <w:rFonts w:ascii="TimesNewRomanPSMT" w:eastAsia="Times New Roman" w:hAnsi="TimesNewRomanPSMT" w:cs="Times New Roman"/>
          <w:color w:val="222222"/>
          <w:kern w:val="0"/>
          <w:szCs w:val="28"/>
          <w:lang w:val="en-US"/>
          <w14:ligatures w14:val="none"/>
        </w:rPr>
        <w:t>vector-borne</w:t>
      </w:r>
      <w:r w:rsidRPr="001F2386">
        <w:rPr>
          <w:rFonts w:ascii="TimesNewRomanPSMT" w:eastAsia="Times New Roman" w:hAnsi="TimesNewRomanPSMT" w:cs="Times New Roman"/>
          <w:color w:val="222222"/>
          <w:kern w:val="0"/>
          <w:szCs w:val="28"/>
          <w:lang w:val="en-US"/>
          <w14:ligatures w14:val="none"/>
        </w:rPr>
        <w:t xml:space="preserve"> diseases such as malaria and dengue, coughs, and other respiratory diseases.</w:t>
      </w:r>
    </w:p>
    <w:p w14:paraId="07F89030"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Waste disposal:</w:t>
      </w:r>
    </w:p>
    <w:p w14:paraId="65C04732" w14:textId="77777777"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Effectively managing waste is an important part of the sewer system. Proper disposal prevents the risk of spreading contagious illnesses, while safe environmental management of waste reduces threats of disease spread by pollutants.</w:t>
      </w:r>
    </w:p>
    <w:p w14:paraId="1C783E1F"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Social and Economic Dimensions.</w:t>
      </w:r>
    </w:p>
    <w:p w14:paraId="4BF3E435"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Poverty and Inequality:</w:t>
      </w:r>
    </w:p>
    <w:p w14:paraId="6686A0E4" w14:textId="52DDF846"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lastRenderedPageBreak/>
        <w:t xml:space="preserve">Individuals belonging to the lower social stratum find it hard to access health services, </w:t>
      </w:r>
      <w:r>
        <w:rPr>
          <w:rFonts w:ascii="TimesNewRomanPSMT" w:eastAsia="Times New Roman" w:hAnsi="TimesNewRomanPSMT" w:cs="Times New Roman"/>
          <w:color w:val="222222"/>
          <w:kern w:val="0"/>
          <w:szCs w:val="28"/>
          <w:lang w:val="en-US"/>
          <w14:ligatures w14:val="none"/>
        </w:rPr>
        <w:t xml:space="preserve">a </w:t>
      </w:r>
      <w:r w:rsidRPr="001F2386">
        <w:rPr>
          <w:rFonts w:ascii="TimesNewRomanPSMT" w:eastAsia="Times New Roman" w:hAnsi="TimesNewRomanPSMT" w:cs="Times New Roman"/>
          <w:color w:val="222222"/>
          <w:kern w:val="0"/>
          <w:szCs w:val="28"/>
          <w:lang w:val="en-US"/>
          <w14:ligatures w14:val="none"/>
        </w:rPr>
        <w:t>properly balanced diet, potable water, and hygiene facilities, which consequently results in high illness and death rates.</w:t>
      </w:r>
    </w:p>
    <w:p w14:paraId="55D72A49"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Education:</w:t>
      </w:r>
    </w:p>
    <w:p w14:paraId="3A7E1C18" w14:textId="77777777"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Individuals with higher levels of education are more likely to participate in health-seeking behavior, use health care services, and have good health status than those with lower levels of education.</w:t>
      </w:r>
    </w:p>
    <w:p w14:paraId="13089BF0"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Access to Healthcare:</w:t>
      </w:r>
    </w:p>
    <w:p w14:paraId="7EFE9DAA" w14:textId="550469AB"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The relative lack of healthcare service provision to certain groups of people is known as service (or healthcare access) inequality</w:t>
      </w:r>
      <w:r>
        <w:rPr>
          <w:rFonts w:ascii="TimesNewRomanPSMT" w:eastAsia="Times New Roman" w:hAnsi="TimesNewRomanPSMT" w:cs="Times New Roman"/>
          <w:color w:val="222222"/>
          <w:kern w:val="0"/>
          <w:szCs w:val="28"/>
          <w:lang w:val="en-US"/>
          <w14:ligatures w14:val="none"/>
        </w:rPr>
        <w:t>,</w:t>
      </w:r>
      <w:r w:rsidRPr="001F2386">
        <w:rPr>
          <w:rFonts w:ascii="TimesNewRomanPSMT" w:eastAsia="Times New Roman" w:hAnsi="TimesNewRomanPSMT" w:cs="Times New Roman"/>
          <w:color w:val="222222"/>
          <w:kern w:val="0"/>
          <w:szCs w:val="28"/>
          <w:lang w:val="en-US"/>
          <w14:ligatures w14:val="none"/>
        </w:rPr>
        <w:t xml:space="preserve"> and such problems lead to inequality in disease prevention, disease control or management, disease outcome, and even mortality and life expectancy.</w:t>
      </w:r>
    </w:p>
    <w:p w14:paraId="08F36ECF"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Diseases and Epidemics</w:t>
      </w:r>
    </w:p>
    <w:p w14:paraId="7DEEABF9"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Infectious Diseases:</w:t>
      </w:r>
    </w:p>
    <w:p w14:paraId="4848792D" w14:textId="420E3AD0"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Attacks of diseases such as COVID-19, influenza, cholera viruses</w:t>
      </w:r>
      <w:r>
        <w:rPr>
          <w:rFonts w:ascii="TimesNewRomanPSMT" w:eastAsia="Times New Roman" w:hAnsi="TimesNewRomanPSMT" w:cs="Times New Roman"/>
          <w:color w:val="222222"/>
          <w:kern w:val="0"/>
          <w:szCs w:val="28"/>
          <w:lang w:val="en-US"/>
          <w14:ligatures w14:val="none"/>
        </w:rPr>
        <w:t>,</w:t>
      </w:r>
      <w:r w:rsidRPr="001F2386">
        <w:rPr>
          <w:rFonts w:ascii="TimesNewRomanPSMT" w:eastAsia="Times New Roman" w:hAnsi="TimesNewRomanPSMT" w:cs="Times New Roman"/>
          <w:color w:val="222222"/>
          <w:kern w:val="0"/>
          <w:szCs w:val="28"/>
          <w:lang w:val="en-US"/>
          <w14:ligatures w14:val="none"/>
        </w:rPr>
        <w:t xml:space="preserve"> or other similar diseases cause serious </w:t>
      </w:r>
      <w:r>
        <w:rPr>
          <w:rFonts w:ascii="TimesNewRomanPSMT" w:eastAsia="Times New Roman" w:hAnsi="TimesNewRomanPSMT" w:cs="Times New Roman"/>
          <w:color w:val="222222"/>
          <w:kern w:val="0"/>
          <w:szCs w:val="28"/>
          <w:lang w:val="en-US"/>
          <w14:ligatures w14:val="none"/>
        </w:rPr>
        <w:t>threats</w:t>
      </w:r>
      <w:r w:rsidRPr="001F2386">
        <w:rPr>
          <w:rFonts w:ascii="TimesNewRomanPSMT" w:eastAsia="Times New Roman" w:hAnsi="TimesNewRomanPSMT" w:cs="Times New Roman"/>
          <w:color w:val="222222"/>
          <w:kern w:val="0"/>
          <w:szCs w:val="28"/>
          <w:lang w:val="en-US"/>
          <w14:ligatures w14:val="none"/>
        </w:rPr>
        <w:t xml:space="preserve"> </w:t>
      </w:r>
      <w:r>
        <w:rPr>
          <w:rFonts w:ascii="TimesNewRomanPSMT" w:eastAsia="Times New Roman" w:hAnsi="TimesNewRomanPSMT" w:cs="Times New Roman"/>
          <w:color w:val="222222"/>
          <w:kern w:val="0"/>
          <w:szCs w:val="28"/>
          <w:lang w:val="en-US"/>
          <w14:ligatures w14:val="none"/>
        </w:rPr>
        <w:t>to</w:t>
      </w:r>
      <w:r w:rsidRPr="001F2386">
        <w:rPr>
          <w:rFonts w:ascii="TimesNewRomanPSMT" w:eastAsia="Times New Roman" w:hAnsi="TimesNewRomanPSMT" w:cs="Times New Roman"/>
          <w:color w:val="222222"/>
          <w:kern w:val="0"/>
          <w:szCs w:val="28"/>
          <w:lang w:val="en-US"/>
          <w14:ligatures w14:val="none"/>
        </w:rPr>
        <w:t xml:space="preserve"> the value of the community, the economy</w:t>
      </w:r>
      <w:r>
        <w:rPr>
          <w:rFonts w:ascii="TimesNewRomanPSMT" w:eastAsia="Times New Roman" w:hAnsi="TimesNewRomanPSMT" w:cs="Times New Roman"/>
          <w:color w:val="222222"/>
          <w:kern w:val="0"/>
          <w:szCs w:val="28"/>
          <w:lang w:val="en-US"/>
          <w14:ligatures w14:val="none"/>
        </w:rPr>
        <w:t>,</w:t>
      </w:r>
      <w:r w:rsidRPr="001F2386">
        <w:rPr>
          <w:rFonts w:ascii="TimesNewRomanPSMT" w:eastAsia="Times New Roman" w:hAnsi="TimesNewRomanPSMT" w:cs="Times New Roman"/>
          <w:color w:val="222222"/>
          <w:kern w:val="0"/>
          <w:szCs w:val="28"/>
          <w:lang w:val="en-US"/>
          <w14:ligatures w14:val="none"/>
        </w:rPr>
        <w:t xml:space="preserve"> and the health system of the country.</w:t>
      </w:r>
    </w:p>
    <w:p w14:paraId="1F5D87CB"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Chronic Diseases:</w:t>
      </w:r>
    </w:p>
    <w:p w14:paraId="622F456B" w14:textId="222C1779" w:rsidR="001F2386" w:rsidRPr="001F2386" w:rsidRDefault="001F2386" w:rsidP="00CE1E7A">
      <w:pPr>
        <w:spacing w:after="0" w:line="480" w:lineRule="auto"/>
        <w:ind w:firstLine="720"/>
        <w:rPr>
          <w:rFonts w:ascii="TimesNewRomanPSMT" w:eastAsia="Times New Roman" w:hAnsi="TimesNewRomanPSMT" w:cs="Times New Roman"/>
          <w:color w:val="222222"/>
          <w:kern w:val="0"/>
          <w:szCs w:val="28"/>
          <w:lang w:val="en-US"/>
          <w14:ligatures w14:val="none"/>
        </w:rPr>
      </w:pPr>
      <w:r w:rsidRPr="001F2386">
        <w:rPr>
          <w:rFonts w:ascii="TimesNewRomanPSMT" w:eastAsia="Times New Roman" w:hAnsi="TimesNewRomanPSMT" w:cs="Times New Roman"/>
          <w:color w:val="222222"/>
          <w:kern w:val="0"/>
          <w:szCs w:val="28"/>
          <w:lang w:val="en-US"/>
          <w14:ligatures w14:val="none"/>
        </w:rPr>
        <w:t xml:space="preserve">The increasing rates of diabetes, heart disease, and cancer are primarily </w:t>
      </w:r>
      <w:r>
        <w:rPr>
          <w:rFonts w:ascii="TimesNewRomanPSMT" w:eastAsia="Times New Roman" w:hAnsi="TimesNewRomanPSMT" w:cs="Times New Roman"/>
          <w:color w:val="222222"/>
          <w:kern w:val="0"/>
          <w:szCs w:val="28"/>
          <w:lang w:val="en-US"/>
          <w14:ligatures w14:val="none"/>
        </w:rPr>
        <w:t>lifestyle-driven</w:t>
      </w:r>
      <w:r w:rsidRPr="001F2386">
        <w:rPr>
          <w:rFonts w:ascii="TimesNewRomanPSMT" w:eastAsia="Times New Roman" w:hAnsi="TimesNewRomanPSMT" w:cs="Times New Roman"/>
          <w:color w:val="222222"/>
          <w:kern w:val="0"/>
          <w:szCs w:val="28"/>
          <w:lang w:val="en-US"/>
          <w14:ligatures w14:val="none"/>
        </w:rPr>
        <w:t xml:space="preserve"> diseases, meaning they incite long-term public health effects.</w:t>
      </w:r>
    </w:p>
    <w:p w14:paraId="4A870F6F" w14:textId="77777777" w:rsidR="001F2386" w:rsidRPr="001F2386" w:rsidRDefault="001F2386" w:rsidP="00CE1E7A">
      <w:pPr>
        <w:spacing w:after="0" w:line="480" w:lineRule="auto"/>
        <w:rPr>
          <w:rFonts w:ascii="TimesNewRomanPS-BoldMT" w:eastAsia="Times New Roman" w:hAnsi="TimesNewRomanPS-BoldMT" w:cs="Times New Roman"/>
          <w:b/>
          <w:bCs/>
          <w:color w:val="222222"/>
          <w:kern w:val="0"/>
          <w:sz w:val="32"/>
          <w:szCs w:val="32"/>
          <w:lang w:val="en-US"/>
          <w14:ligatures w14:val="none"/>
        </w:rPr>
      </w:pPr>
      <w:r w:rsidRPr="001F2386">
        <w:rPr>
          <w:rFonts w:ascii="TimesNewRomanPS-BoldMT" w:eastAsia="Times New Roman" w:hAnsi="TimesNewRomanPS-BoldMT" w:cs="Times New Roman"/>
          <w:b/>
          <w:bCs/>
          <w:color w:val="222222"/>
          <w:kern w:val="0"/>
          <w:sz w:val="32"/>
          <w:szCs w:val="32"/>
          <w:lang w:val="en-US"/>
          <w14:ligatures w14:val="none"/>
        </w:rPr>
        <w:t>Antibiotic Resistance:</w:t>
      </w:r>
    </w:p>
    <w:p w14:paraId="29D537D5" w14:textId="3A67EEF0" w:rsidR="00741191" w:rsidRDefault="001F2386" w:rsidP="00CE1E7A">
      <w:pPr>
        <w:spacing w:line="480" w:lineRule="auto"/>
        <w:ind w:firstLine="720"/>
        <w:jc w:val="both"/>
        <w:rPr>
          <w:rFonts w:asciiTheme="majorBidi" w:hAnsiTheme="majorBidi" w:cstheme="majorBidi"/>
          <w:szCs w:val="28"/>
          <w:lang w:val="en-US"/>
        </w:rPr>
      </w:pPr>
      <w:r w:rsidRPr="001F2386">
        <w:rPr>
          <w:rFonts w:ascii="TimesNewRomanPSMT" w:eastAsia="Times New Roman" w:hAnsi="TimesNewRomanPSMT" w:cs="Times New Roman"/>
          <w:color w:val="222222"/>
          <w:kern w:val="0"/>
          <w:szCs w:val="28"/>
          <w:lang w:val="en-US"/>
          <w14:ligatures w14:val="none"/>
        </w:rPr>
        <w:lastRenderedPageBreak/>
        <w:t>The liberal utilization of antibiotics results in the evolution of resistant strains of bacteria, complicating the treatment of infections and incurring higher expenses and deaths due to infections</w:t>
      </w:r>
      <w:r w:rsidR="00741191" w:rsidRPr="00D00C01">
        <w:rPr>
          <w:rFonts w:asciiTheme="majorBidi" w:hAnsiTheme="majorBidi" w:cstheme="majorBidi"/>
          <w:szCs w:val="28"/>
          <w:lang w:val="en-AE"/>
        </w:rPr>
        <w:t>.</w:t>
      </w:r>
    </w:p>
    <w:p w14:paraId="5A8FD6D7" w14:textId="77777777" w:rsidR="00741191" w:rsidRPr="00741191" w:rsidRDefault="00741191" w:rsidP="00CE1E7A">
      <w:pPr>
        <w:spacing w:line="480" w:lineRule="auto"/>
        <w:ind w:firstLine="720"/>
        <w:jc w:val="both"/>
        <w:rPr>
          <w:rFonts w:asciiTheme="majorBidi" w:hAnsiTheme="majorBidi" w:cstheme="majorBidi"/>
          <w:szCs w:val="28"/>
          <w:lang w:val="en-US"/>
        </w:rPr>
      </w:pPr>
    </w:p>
    <w:p w14:paraId="2F866208" w14:textId="77777777" w:rsidR="00F62F37" w:rsidRPr="00D00C01" w:rsidRDefault="00F62F37" w:rsidP="00CE1E7A">
      <w:pPr>
        <w:pStyle w:val="Heading1"/>
        <w:spacing w:line="480" w:lineRule="auto"/>
        <w:jc w:val="center"/>
        <w:rPr>
          <w:rFonts w:ascii="Times New Roman" w:hAnsi="Times New Roman" w:cs="Times New Roman"/>
          <w:b/>
          <w:color w:val="0D0D0D" w:themeColor="text1" w:themeTint="F2"/>
          <w:sz w:val="32"/>
          <w:lang w:val="en-AE"/>
        </w:rPr>
      </w:pPr>
      <w:bookmarkStart w:id="14" w:name="_Toc215822998"/>
      <w:r w:rsidRPr="00D00C01">
        <w:rPr>
          <w:rFonts w:ascii="Times New Roman" w:hAnsi="Times New Roman" w:cs="Times New Roman"/>
          <w:b/>
          <w:color w:val="0D0D0D" w:themeColor="text1" w:themeTint="F2"/>
          <w:sz w:val="32"/>
          <w:lang w:val="en-AE"/>
        </w:rPr>
        <w:t>Problem To be Solved.</w:t>
      </w:r>
      <w:bookmarkEnd w:id="14"/>
    </w:p>
    <w:p w14:paraId="1068CD2D" w14:textId="2923F828" w:rsidR="00CE1E7A" w:rsidRPr="00CE1E7A" w:rsidRDefault="00CE1E7A" w:rsidP="00CE1E7A">
      <w:pPr>
        <w:spacing w:line="480" w:lineRule="auto"/>
        <w:ind w:firstLine="708"/>
        <w:jc w:val="both"/>
        <w:rPr>
          <w:rFonts w:eastAsia="Times New Roman"/>
          <w:color w:val="000000"/>
          <w:szCs w:val="28"/>
          <w:lang w:val="en-US"/>
        </w:rPr>
      </w:pPr>
      <w:r w:rsidRPr="00CE1E7A">
        <w:rPr>
          <w:rFonts w:eastAsia="Times New Roman"/>
          <w:color w:val="000000"/>
          <w:szCs w:val="28"/>
          <w:lang w:val="en-US"/>
        </w:rPr>
        <w:t xml:space="preserve">The fundamental problem addressed by this capstone challenge is the detrimental combination of </w:t>
      </w:r>
      <w:r w:rsidRPr="00CE1E7A">
        <w:rPr>
          <w:rFonts w:eastAsia="Times New Roman"/>
          <w:b/>
          <w:bCs/>
          <w:color w:val="000000"/>
          <w:szCs w:val="28"/>
          <w:lang w:val="en-US"/>
        </w:rPr>
        <w:t>urban traffic congestion</w:t>
      </w:r>
      <w:r w:rsidRPr="00CE1E7A">
        <w:rPr>
          <w:rFonts w:eastAsia="Times New Roman"/>
          <w:color w:val="000000"/>
          <w:szCs w:val="28"/>
          <w:lang w:val="en-US"/>
        </w:rPr>
        <w:t xml:space="preserve"> and the resulting </w:t>
      </w:r>
      <w:r w:rsidRPr="00CE1E7A">
        <w:rPr>
          <w:rFonts w:eastAsia="Times New Roman"/>
          <w:b/>
          <w:bCs/>
          <w:color w:val="000000"/>
          <w:szCs w:val="28"/>
          <w:lang w:val="en-US"/>
        </w:rPr>
        <w:t>vehicular air pollution</w:t>
      </w:r>
      <w:r w:rsidRPr="00CE1E7A">
        <w:rPr>
          <w:rFonts w:eastAsia="Times New Roman"/>
          <w:color w:val="000000"/>
          <w:szCs w:val="28"/>
          <w:lang w:val="en-US"/>
        </w:rPr>
        <w:t>. In megacities like Cairo, constant "stop-and-go" traffic leads to high concentrations of particulate matter (PM2.5) and carbon monoxide (CO), severely degrading public health and decreasing economic productivity. Current fixed-schedule traffic management systems are too rigid to react dynamically to unpredictable peak-hour surges or sudden accidents, necessitating an adaptive, real-time solution to enhance traffic flow and environmental quality.</w:t>
      </w:r>
    </w:p>
    <w:p w14:paraId="1F93FD42" w14:textId="6FA0F2D5" w:rsidR="00CE1E7A" w:rsidRPr="00CE1E7A" w:rsidRDefault="00CE1E7A" w:rsidP="00CE1E7A">
      <w:pPr>
        <w:spacing w:line="480" w:lineRule="auto"/>
        <w:ind w:firstLine="708"/>
        <w:jc w:val="both"/>
        <w:rPr>
          <w:rFonts w:eastAsia="Times New Roman" w:cs="Times New Roman"/>
          <w:color w:val="000000"/>
          <w:szCs w:val="28"/>
          <w:lang w:val="en-US"/>
        </w:rPr>
      </w:pPr>
      <w:r w:rsidRPr="00CE1E7A">
        <w:rPr>
          <w:rFonts w:eastAsia="Times New Roman" w:cs="Times New Roman"/>
          <w:color w:val="000000"/>
          <w:szCs w:val="28"/>
          <w:lang w:val="en-US"/>
        </w:rPr>
        <w:t xml:space="preserve">To solve this, our project proposes an </w:t>
      </w:r>
      <w:r w:rsidRPr="00CE1E7A">
        <w:rPr>
          <w:rFonts w:eastAsia="Times New Roman" w:cs="Times New Roman"/>
          <w:b/>
          <w:bCs/>
          <w:color w:val="000000"/>
          <w:szCs w:val="28"/>
          <w:lang w:val="en-US"/>
        </w:rPr>
        <w:t>Intelligent Traffic Management System (ITMS)</w:t>
      </w:r>
      <w:r w:rsidRPr="00CE1E7A">
        <w:rPr>
          <w:rFonts w:eastAsia="Times New Roman" w:cs="Times New Roman"/>
          <w:color w:val="000000"/>
          <w:szCs w:val="28"/>
          <w:lang w:val="en-US"/>
        </w:rPr>
        <w:t xml:space="preserve"> that uses a dual-sensor </w:t>
      </w:r>
      <w:r w:rsidR="004E1087">
        <w:rPr>
          <w:rFonts w:eastAsia="Times New Roman" w:cs="Times New Roman"/>
          <w:color w:val="000000"/>
          <w:szCs w:val="28"/>
          <w:lang w:val="en-US"/>
        </w:rPr>
        <w:t>suite</w:t>
      </w:r>
      <w:r w:rsidRPr="00CE1E7A">
        <w:rPr>
          <w:rFonts w:eastAsia="Times New Roman" w:cs="Times New Roman"/>
          <w:color w:val="000000"/>
          <w:szCs w:val="28"/>
          <w:lang w:val="en-US"/>
        </w:rPr>
        <w:t xml:space="preserve"> for reliable congestion detection. By day, the MQ-7 (CO) and GP2Y1010 (PM2.5) sensors confirm vehicular stagnation through correlated pollution spikes. By night, the BH1750 (light pollution) and AMG8833 (thermal array) sensors accurately detect stationary vehicle heat and light signatures, bypassing the need for traditional visible-light cameras. This real-time ICT framework processes the signature data to automatically open a designated </w:t>
      </w:r>
      <w:r w:rsidRPr="00CE1E7A">
        <w:rPr>
          <w:rFonts w:eastAsia="Times New Roman" w:cs="Times New Roman"/>
          <w:b/>
          <w:bCs/>
          <w:color w:val="000000"/>
          <w:szCs w:val="28"/>
          <w:lang w:val="en-US"/>
        </w:rPr>
        <w:lastRenderedPageBreak/>
        <w:t>"green corridor"</w:t>
      </w:r>
      <w:r w:rsidRPr="00CE1E7A">
        <w:rPr>
          <w:rFonts w:eastAsia="Times New Roman" w:cs="Times New Roman"/>
          <w:color w:val="000000"/>
          <w:szCs w:val="28"/>
          <w:lang w:val="en-US"/>
        </w:rPr>
        <w:t xml:space="preserve"> or alternative lane, thereby reducing trip time, fuel waste, and</w:t>
      </w:r>
      <w:r>
        <w:rPr>
          <w:rFonts w:eastAsia="Times New Roman" w:cs="Times New Roman"/>
          <w:color w:val="000000"/>
          <w:szCs w:val="28"/>
          <w:lang w:val="en-US"/>
        </w:rPr>
        <w:t xml:space="preserve">, </w:t>
      </w:r>
      <w:r w:rsidRPr="00CE1E7A">
        <w:rPr>
          <w:rFonts w:eastAsia="Times New Roman" w:cs="Times New Roman"/>
          <w:color w:val="000000"/>
          <w:szCs w:val="28"/>
          <w:lang w:val="en-US"/>
        </w:rPr>
        <w:t>most importantly</w:t>
      </w:r>
      <w:r>
        <w:rPr>
          <w:rFonts w:eastAsia="Times New Roman" w:cs="Times New Roman"/>
          <w:color w:val="000000"/>
          <w:szCs w:val="28"/>
          <w:lang w:val="en-US"/>
        </w:rPr>
        <w:t xml:space="preserve">, </w:t>
      </w:r>
      <w:r w:rsidRPr="00CE1E7A">
        <w:rPr>
          <w:rFonts w:eastAsia="Times New Roman" w:cs="Times New Roman"/>
          <w:color w:val="000000"/>
          <w:szCs w:val="28"/>
          <w:lang w:val="en-US"/>
        </w:rPr>
        <w:t>localized emissions by mitigating idling.</w:t>
      </w:r>
    </w:p>
    <w:p w14:paraId="0B679283" w14:textId="436F10BF" w:rsidR="00CE1E7A" w:rsidRPr="00CE1E7A" w:rsidRDefault="00CE1E7A" w:rsidP="00CE1E7A">
      <w:pPr>
        <w:spacing w:line="480" w:lineRule="auto"/>
        <w:ind w:firstLine="708"/>
        <w:jc w:val="both"/>
        <w:rPr>
          <w:rFonts w:eastAsia="Times New Roman" w:cs="Times New Roman"/>
          <w:color w:val="000000"/>
          <w:szCs w:val="28"/>
          <w:lang w:val="en-US"/>
        </w:rPr>
      </w:pPr>
      <w:r w:rsidRPr="00CE1E7A">
        <w:rPr>
          <w:rFonts w:eastAsia="Times New Roman" w:cs="Times New Roman"/>
          <w:color w:val="000000"/>
          <w:szCs w:val="28"/>
          <w:lang w:val="en-US"/>
        </w:rPr>
        <w:t xml:space="preserve">To maximize the project's impact and test the solution under severe conditions, we propose </w:t>
      </w:r>
      <w:r>
        <w:rPr>
          <w:rFonts w:eastAsia="Times New Roman" w:cs="Times New Roman"/>
          <w:color w:val="000000"/>
          <w:szCs w:val="28"/>
          <w:lang w:val="en-US"/>
        </w:rPr>
        <w:t xml:space="preserve">that </w:t>
      </w:r>
      <w:r w:rsidRPr="00CE1E7A">
        <w:rPr>
          <w:rFonts w:eastAsia="Times New Roman" w:cs="Times New Roman"/>
          <w:color w:val="000000"/>
          <w:szCs w:val="28"/>
          <w:lang w:val="en-US"/>
        </w:rPr>
        <w:t xml:space="preserve">the implementation location be the </w:t>
      </w:r>
      <w:r w:rsidRPr="00CE1E7A">
        <w:rPr>
          <w:rFonts w:eastAsia="Times New Roman" w:cs="Times New Roman"/>
          <w:b/>
          <w:bCs/>
          <w:color w:val="000000"/>
          <w:szCs w:val="28"/>
          <w:lang w:val="en-US"/>
        </w:rPr>
        <w:t>6th of October Bridge (Gisr 6 October)</w:t>
      </w:r>
      <w:r w:rsidRPr="00CE1E7A">
        <w:rPr>
          <w:rFonts w:eastAsia="Times New Roman" w:cs="Times New Roman"/>
          <w:color w:val="000000"/>
          <w:szCs w:val="28"/>
          <w:lang w:val="en-US"/>
        </w:rPr>
        <w:t xml:space="preserve"> in Cairo. This elevated motorway is a critical, high-volume artery that links Giza and the central districts of Cairo, including Zamalek and Downtown, and is notorious for its severe, long-duration traffic jams (often exceeding 7,000 vehicles per hour per lane during peak times). The bridge’s structure limits escape routes, making the introduction of a dynamic relief lane critical. Furthermore, its urban heat island effect, coupled with concentrated exhaust emissions, makes it a perfect, challenging, real-time environment to validate the system’s pollution and thermal sensing capabilities.</w:t>
      </w:r>
    </w:p>
    <w:p w14:paraId="6378F16F" w14:textId="45BCCA4C" w:rsidR="00F62F37" w:rsidRPr="00CE1E7A" w:rsidRDefault="00CE1E7A" w:rsidP="00CE1E7A">
      <w:pPr>
        <w:spacing w:line="480" w:lineRule="auto"/>
        <w:ind w:firstLine="708"/>
        <w:jc w:val="both"/>
        <w:rPr>
          <w:rFonts w:eastAsia="Times New Roman" w:cs="Times New Roman"/>
          <w:color w:val="000000"/>
          <w:szCs w:val="28"/>
          <w:lang w:val="en-US"/>
        </w:rPr>
      </w:pPr>
      <w:r w:rsidRPr="00CE1E7A">
        <w:rPr>
          <w:rFonts w:eastAsia="Times New Roman" w:cs="Times New Roman"/>
          <w:color w:val="000000"/>
          <w:szCs w:val="28"/>
          <w:lang w:val="en-US"/>
        </w:rPr>
        <w:t>Implementing the ITMS on the 6th of October Bridge would provide a measurable reduction in congestion delay and air pollutants at one of Egypt's most challenging bottlenecks. This solution not only validates the sensor-fusion technology but also demonstrates a scalable, cost-effective model for mitigating the environmental and economic burdens of traffic in Greater Cairo</w:t>
      </w:r>
      <w:r w:rsidR="00F62F37" w:rsidRPr="00D00C01">
        <w:rPr>
          <w:rFonts w:eastAsia="Times New Roman" w:cs="Times New Roman"/>
          <w:color w:val="000000"/>
          <w:szCs w:val="28"/>
          <w:lang w:val="en-AE"/>
        </w:rPr>
        <w:t>.</w:t>
      </w:r>
    </w:p>
    <w:p w14:paraId="31D32ABB" w14:textId="29988825" w:rsidR="00F62F37" w:rsidRPr="00D00C01" w:rsidRDefault="00F62F37" w:rsidP="00CE1E7A">
      <w:pPr>
        <w:pStyle w:val="Heading2"/>
        <w:spacing w:line="480" w:lineRule="auto"/>
        <w:jc w:val="center"/>
        <w:rPr>
          <w:rFonts w:ascii="Times New Roman" w:hAnsi="Times New Roman" w:cs="Times New Roman"/>
          <w:b/>
          <w:color w:val="0D0D0D" w:themeColor="text1" w:themeTint="F2"/>
          <w:lang w:val="en-AE"/>
        </w:rPr>
      </w:pPr>
      <w:bookmarkStart w:id="15" w:name="_Toc215822999"/>
      <w:r w:rsidRPr="00D00C01">
        <w:rPr>
          <w:rFonts w:ascii="Times New Roman" w:hAnsi="Times New Roman" w:cs="Times New Roman"/>
          <w:b/>
          <w:color w:val="0D0D0D" w:themeColor="text1" w:themeTint="F2"/>
          <w:lang w:val="en-AE"/>
        </w:rPr>
        <w:t>Positive Consequences</w:t>
      </w:r>
      <w:bookmarkEnd w:id="15"/>
    </w:p>
    <w:p w14:paraId="0D1B27FF" w14:textId="7C812B09" w:rsidR="00F62F37" w:rsidRPr="00BD5C4C" w:rsidRDefault="00BD5C4C" w:rsidP="00BD5C4C">
      <w:pPr>
        <w:spacing w:line="480" w:lineRule="auto"/>
        <w:rPr>
          <w:rFonts w:eastAsia="Times New Roman" w:cs="Times New Roman"/>
          <w:b/>
          <w:bCs/>
          <w:color w:val="000000"/>
          <w:lang w:val="en-US"/>
        </w:rPr>
      </w:pPr>
      <w:r w:rsidRPr="00BD5C4C">
        <w:rPr>
          <w:rFonts w:asciiTheme="majorBidi" w:hAnsiTheme="majorBidi" w:cstheme="majorBidi"/>
          <w:b/>
          <w:bCs/>
          <w:sz w:val="32"/>
          <w:szCs w:val="32"/>
          <w:lang w:val="en-US"/>
        </w:rPr>
        <w:t>National Economic Gains and Social Uplift</w:t>
      </w:r>
      <w:r w:rsidR="00F62F37" w:rsidRPr="00D00C01">
        <w:rPr>
          <w:rFonts w:eastAsia="Times New Roman" w:cs="Times New Roman"/>
          <w:color w:val="000000"/>
          <w:szCs w:val="28"/>
          <w:lang w:val="en-AE"/>
        </w:rPr>
        <w:br/>
      </w:r>
      <w:r w:rsidR="00F62F37">
        <w:rPr>
          <w:rFonts w:eastAsia="Times New Roman" w:cs="Times New Roman"/>
          <w:color w:val="000000"/>
          <w:szCs w:val="28"/>
          <w:lang w:val="en-US"/>
        </w:rPr>
        <w:tab/>
      </w:r>
      <w:r w:rsidRPr="00BD5C4C">
        <w:rPr>
          <w:rFonts w:eastAsia="Times New Roman" w:cs="Times New Roman"/>
          <w:color w:val="000000"/>
          <w:szCs w:val="28"/>
          <w:lang w:val="en-US"/>
        </w:rPr>
        <w:t xml:space="preserve">Solving chronic traffic congestion through the ITMS translates directly into substantial national economic advantages for Egypt. By improving traffic flow </w:t>
      </w:r>
      <w:r w:rsidRPr="00BD5C4C">
        <w:rPr>
          <w:rFonts w:eastAsia="Times New Roman" w:cs="Times New Roman"/>
          <w:color w:val="000000"/>
          <w:szCs w:val="28"/>
          <w:lang w:val="en-US"/>
        </w:rPr>
        <w:lastRenderedPageBreak/>
        <w:t>predictability and reducing travel times on critical arteries like the 6th of October Bridge, the system lowers logistical costs for businesses and improves the efficiency of commercial supply chains. The collective time savings for thousands of commuters daily enhance overall labor productivity within the GCMA, a key contributor to Egypt's GDP. Furthermore, the reduction in vehicle operational costs (fuel and maintenance) represents a net gain for the Egyptian economy. Socially, decreased congestion means less commuting stress, leading to a better quality of life and reduced fatigue for the workforce</w:t>
      </w:r>
      <w:r w:rsidR="00F62F37" w:rsidRPr="00D00C01">
        <w:rPr>
          <w:rFonts w:eastAsia="Times New Roman" w:cs="Times New Roman"/>
          <w:color w:val="000000"/>
          <w:szCs w:val="28"/>
          <w:lang w:val="en-AE"/>
        </w:rPr>
        <w:t>.</w:t>
      </w:r>
    </w:p>
    <w:p w14:paraId="65DA0FDE" w14:textId="7DB3B37D" w:rsidR="00F62F37" w:rsidRPr="00BD5C4C" w:rsidRDefault="00BD5C4C" w:rsidP="00BD5C4C">
      <w:pPr>
        <w:spacing w:line="480" w:lineRule="auto"/>
        <w:rPr>
          <w:rFonts w:eastAsia="Times New Roman"/>
          <w:color w:val="000000"/>
          <w:szCs w:val="28"/>
          <w:lang w:val="en-US"/>
        </w:rPr>
      </w:pPr>
      <w:r w:rsidRPr="00BD5C4C">
        <w:rPr>
          <w:rFonts w:asciiTheme="majorBidi" w:hAnsiTheme="majorBidi" w:cstheme="majorBidi"/>
          <w:b/>
          <w:bCs/>
          <w:sz w:val="32"/>
          <w:szCs w:val="32"/>
          <w:lang w:val="en-US"/>
        </w:rPr>
        <w:t>Environmental Sustainability and Public Health Protection</w:t>
      </w:r>
      <w:r w:rsidR="00F62F37" w:rsidRPr="00D00C01">
        <w:rPr>
          <w:rFonts w:eastAsia="Times New Roman" w:cs="Times New Roman"/>
          <w:color w:val="000000"/>
          <w:szCs w:val="28"/>
          <w:lang w:val="en-AE"/>
        </w:rPr>
        <w:br/>
      </w:r>
      <w:r w:rsidR="00F62F37">
        <w:rPr>
          <w:rFonts w:eastAsia="Times New Roman" w:cs="Times New Roman"/>
          <w:color w:val="000000"/>
          <w:szCs w:val="28"/>
          <w:lang w:val="en-US"/>
        </w:rPr>
        <w:tab/>
      </w:r>
      <w:r w:rsidRPr="00BD5C4C">
        <w:rPr>
          <w:rFonts w:eastAsia="Times New Roman"/>
          <w:color w:val="000000"/>
          <w:szCs w:val="28"/>
          <w:lang w:val="en-US"/>
        </w:rPr>
        <w:t>The primary environmental benefit of the ITMS is the immediate and targeted reduction of air pollution in urban hot spots. By effectively eliminating prolonged vehicle idling</w:t>
      </w:r>
      <w:r w:rsidR="00DE4E57">
        <w:rPr>
          <w:rFonts w:eastAsia="Times New Roman"/>
          <w:color w:val="000000"/>
          <w:szCs w:val="28"/>
          <w:lang w:val="en-US"/>
        </w:rPr>
        <w:t xml:space="preserve">, </w:t>
      </w:r>
      <w:r w:rsidRPr="00BD5C4C">
        <w:rPr>
          <w:rFonts w:eastAsia="Times New Roman"/>
          <w:color w:val="000000"/>
          <w:szCs w:val="28"/>
          <w:lang w:val="en-US"/>
        </w:rPr>
        <w:t xml:space="preserve">the main source of concentrated </w:t>
      </w:r>
      <w:r w:rsidR="00DE4E57" w:rsidRPr="00BD5C4C">
        <w:rPr>
          <w:rFonts w:eastAsia="Times New Roman"/>
          <w:color w:val="000000"/>
          <w:szCs w:val="28"/>
          <w:lang w:val="en-US"/>
        </w:rPr>
        <w:t xml:space="preserve">exhaust, </w:t>
      </w:r>
      <w:r w:rsidRPr="00BD5C4C">
        <w:rPr>
          <w:rFonts w:eastAsia="Times New Roman"/>
          <w:color w:val="000000"/>
          <w:szCs w:val="28"/>
          <w:lang w:val="en-US"/>
        </w:rPr>
        <w:t xml:space="preserve">the system significantly decreases the output of </w:t>
      </w:r>
      <w:r w:rsidRPr="00BD5C4C">
        <w:rPr>
          <w:rFonts w:eastAsia="Times New Roman"/>
          <w:b/>
          <w:bCs/>
          <w:color w:val="000000"/>
          <w:szCs w:val="28"/>
          <w:lang w:val="en-US"/>
        </w:rPr>
        <w:t>Carbon Monoxide (CO)</w:t>
      </w:r>
      <w:r w:rsidRPr="00BD5C4C">
        <w:rPr>
          <w:rFonts w:eastAsia="Times New Roman"/>
          <w:color w:val="000000"/>
          <w:szCs w:val="28"/>
          <w:lang w:val="en-US"/>
        </w:rPr>
        <w:t xml:space="preserve"> and </w:t>
      </w:r>
      <w:r w:rsidRPr="00BD5C4C">
        <w:rPr>
          <w:rFonts w:eastAsia="Times New Roman"/>
          <w:b/>
          <w:bCs/>
          <w:color w:val="000000"/>
          <w:szCs w:val="28"/>
          <w:lang w:val="en-US"/>
        </w:rPr>
        <w:t>Fine Particulate Matter (PM2.5)</w:t>
      </w:r>
      <w:r w:rsidRPr="00BD5C4C">
        <w:rPr>
          <w:rFonts w:eastAsia="Times New Roman"/>
          <w:color w:val="000000"/>
          <w:szCs w:val="28"/>
          <w:lang w:val="en-US"/>
        </w:rPr>
        <w:t>. This directly combats the formation of the Urban Pollution Island (UPI) and protects public health. Lowering these ambient pollutant levels reduces the incidence of respiratory and cardiovascular diseases, saving on healthcare costs and extending life expectancy. This commitment to cleaner air aligns Egypt with global environmental sustainability goals and improves the image of its major cities</w:t>
      </w:r>
      <w:r w:rsidR="00F62F37" w:rsidRPr="00D00C01">
        <w:rPr>
          <w:rFonts w:eastAsia="Times New Roman" w:cs="Times New Roman"/>
          <w:color w:val="000000"/>
          <w:szCs w:val="28"/>
          <w:lang w:val="en-AE"/>
        </w:rPr>
        <w:t>.</w:t>
      </w:r>
    </w:p>
    <w:p w14:paraId="799F9442" w14:textId="5DFF6F03" w:rsidR="00F62F37" w:rsidRPr="00BD5C4C" w:rsidRDefault="00BD5C4C" w:rsidP="00BD5C4C">
      <w:pPr>
        <w:spacing w:line="480" w:lineRule="auto"/>
        <w:rPr>
          <w:rFonts w:eastAsia="Times New Roman"/>
          <w:color w:val="000000"/>
          <w:szCs w:val="28"/>
          <w:lang w:val="en-US"/>
        </w:rPr>
      </w:pPr>
      <w:r w:rsidRPr="00BD5C4C">
        <w:rPr>
          <w:rFonts w:asciiTheme="majorBidi" w:hAnsiTheme="majorBidi" w:cstheme="majorBidi"/>
          <w:b/>
          <w:bCs/>
          <w:sz w:val="32"/>
          <w:szCs w:val="32"/>
          <w:lang w:val="en-US"/>
        </w:rPr>
        <w:t>Validation of Resilient ICT for National Infrastructure</w:t>
      </w:r>
      <w:r w:rsidR="00F62F37" w:rsidRPr="00D00C01">
        <w:rPr>
          <w:rFonts w:eastAsia="Times New Roman" w:cs="Times New Roman"/>
          <w:color w:val="000000"/>
          <w:szCs w:val="28"/>
          <w:lang w:val="en-AE"/>
        </w:rPr>
        <w:br/>
      </w:r>
      <w:r w:rsidR="00F62F37">
        <w:rPr>
          <w:rFonts w:eastAsia="Times New Roman" w:cs="Times New Roman"/>
          <w:color w:val="000000"/>
          <w:szCs w:val="28"/>
          <w:lang w:val="en-US"/>
        </w:rPr>
        <w:tab/>
      </w:r>
      <w:r w:rsidRPr="00BD5C4C">
        <w:rPr>
          <w:rFonts w:eastAsia="Times New Roman"/>
          <w:color w:val="000000"/>
          <w:szCs w:val="28"/>
          <w:lang w:val="en-US"/>
        </w:rPr>
        <w:t xml:space="preserve">This capstone project offers a crucial technological model for modernizing </w:t>
      </w:r>
      <w:r w:rsidRPr="00BD5C4C">
        <w:rPr>
          <w:rFonts w:eastAsia="Times New Roman"/>
          <w:color w:val="000000"/>
          <w:szCs w:val="28"/>
          <w:lang w:val="en-US"/>
        </w:rPr>
        <w:lastRenderedPageBreak/>
        <w:t>Egypt’s transportation infrastructure. The ITMS’s dual-sensor fusion approach, utilizing inexpensive sensors like MQ-7, GP2Y1010, BH1750, and AMG8833, proves that reliable, 24/7 congestion monitoring is achievable and affordable. This technical validation of a resilient, weather-independent system (using both emission and thermal/light detection) makes the ITMS highly scalable. Successful deployment on the 6th of October Bridge will serve as the proof of concept required for its adoption across other congested choke points nationwide, establishing a smart, data-driven framework for national infrastructure planning and management</w:t>
      </w:r>
      <w:r w:rsidR="00F62F37" w:rsidRPr="00D00C01">
        <w:rPr>
          <w:rFonts w:eastAsia="Times New Roman" w:cs="Times New Roman"/>
          <w:color w:val="000000"/>
          <w:szCs w:val="28"/>
          <w:lang w:val="en-AE"/>
        </w:rPr>
        <w:t>.</w:t>
      </w:r>
    </w:p>
    <w:p w14:paraId="7A07954B" w14:textId="77777777" w:rsidR="00F62F37" w:rsidRPr="00D00C01" w:rsidRDefault="00F62F37" w:rsidP="00CE1E7A">
      <w:pPr>
        <w:pStyle w:val="Heading2"/>
        <w:spacing w:line="480" w:lineRule="auto"/>
        <w:jc w:val="center"/>
        <w:rPr>
          <w:rFonts w:ascii="Times New Roman" w:hAnsi="Times New Roman" w:cs="Times New Roman"/>
          <w:b/>
          <w:color w:val="0D0D0D" w:themeColor="text1" w:themeTint="F2"/>
          <w:lang w:val="en-AE"/>
        </w:rPr>
      </w:pPr>
      <w:bookmarkStart w:id="16" w:name="_Toc215823000"/>
      <w:r w:rsidRPr="00D00C01">
        <w:rPr>
          <w:rFonts w:ascii="Times New Roman" w:hAnsi="Times New Roman" w:cs="Times New Roman"/>
          <w:b/>
          <w:color w:val="0D0D0D" w:themeColor="text1" w:themeTint="F2"/>
          <w:lang w:val="en-AE"/>
        </w:rPr>
        <w:t>Negative Consequences</w:t>
      </w:r>
      <w:bookmarkEnd w:id="16"/>
    </w:p>
    <w:p w14:paraId="2006327E" w14:textId="08FEED0D" w:rsidR="00F62F37" w:rsidRPr="00BD5C4C" w:rsidRDefault="00BD5C4C" w:rsidP="00BD5C4C">
      <w:pPr>
        <w:spacing w:line="480" w:lineRule="auto"/>
        <w:rPr>
          <w:rFonts w:asciiTheme="majorBidi" w:hAnsiTheme="majorBidi" w:cstheme="majorBidi"/>
          <w:szCs w:val="28"/>
          <w:lang w:val="en-US"/>
        </w:rPr>
      </w:pPr>
      <w:r w:rsidRPr="00BD5C4C">
        <w:rPr>
          <w:rFonts w:asciiTheme="majorBidi" w:hAnsiTheme="majorBidi" w:cstheme="majorBidi"/>
          <w:b/>
          <w:bCs/>
          <w:sz w:val="32"/>
          <w:szCs w:val="32"/>
          <w:lang w:val="en-US"/>
        </w:rPr>
        <w:t>Crippling Economic Burden and Lost Productivity</w:t>
      </w:r>
      <w:r w:rsidR="00F62F37" w:rsidRPr="00F7285A">
        <w:rPr>
          <w:rFonts w:asciiTheme="majorBidi" w:hAnsiTheme="majorBidi" w:cstheme="majorBidi"/>
          <w:szCs w:val="28"/>
          <w:lang w:val="en-GB"/>
        </w:rPr>
        <w:br/>
      </w:r>
      <w:r w:rsidR="00F62F37">
        <w:rPr>
          <w:rFonts w:asciiTheme="majorBidi" w:hAnsiTheme="majorBidi" w:cstheme="majorBidi"/>
          <w:szCs w:val="28"/>
          <w:lang w:val="en-GB"/>
        </w:rPr>
        <w:tab/>
      </w:r>
      <w:r w:rsidRPr="00BD5C4C">
        <w:rPr>
          <w:rFonts w:asciiTheme="majorBidi" w:hAnsiTheme="majorBidi" w:cstheme="majorBidi"/>
          <w:szCs w:val="28"/>
          <w:lang w:val="en-US"/>
        </w:rPr>
        <w:t xml:space="preserve">If the chronic congestion on the 6th of October Bridge remains unresolved, the economic drain on the Greater Cairo Metropolitan Area will intensify yearly. Continued prolonged vehicle idling will result in colossal sums lost through wasted fuel, unnecessary vehicle maintenance, and severely unproductive commuter time, eroding the nation's GDP and overall economic efficiency. Businesses that rely on timely and reliable logistics will increasingly face higher operational costs, missed delivery deadlines, and difficulty in scheduling, which collectively diminish national competitiveness. The persistent traffic unpredictability and failure to deploy smart, adaptive solutions will signal a lack of modern infrastructure, </w:t>
      </w:r>
      <w:r w:rsidRPr="00BD5C4C">
        <w:rPr>
          <w:rFonts w:asciiTheme="majorBidi" w:hAnsiTheme="majorBidi" w:cstheme="majorBidi"/>
          <w:szCs w:val="28"/>
          <w:lang w:val="en-US"/>
        </w:rPr>
        <w:lastRenderedPageBreak/>
        <w:t>potentially discouraging significant domestic and foreign investment in the capital region</w:t>
      </w:r>
      <w:r w:rsidR="00F62F37" w:rsidRPr="00F7285A">
        <w:rPr>
          <w:rFonts w:asciiTheme="majorBidi" w:hAnsiTheme="majorBidi" w:cstheme="majorBidi"/>
          <w:szCs w:val="28"/>
          <w:lang w:val="en-GB"/>
        </w:rPr>
        <w:t>.</w:t>
      </w:r>
    </w:p>
    <w:p w14:paraId="28CBCB2A" w14:textId="0664A030" w:rsidR="00F62F37" w:rsidRPr="00BD5C4C" w:rsidRDefault="00BD5C4C" w:rsidP="00BD5C4C">
      <w:pPr>
        <w:spacing w:line="480" w:lineRule="auto"/>
        <w:rPr>
          <w:rFonts w:asciiTheme="majorBidi" w:hAnsiTheme="majorBidi" w:cstheme="majorBidi"/>
          <w:szCs w:val="28"/>
          <w:lang w:val="en-US"/>
        </w:rPr>
      </w:pPr>
      <w:r w:rsidRPr="00BD5C4C">
        <w:rPr>
          <w:rFonts w:asciiTheme="majorBidi" w:hAnsiTheme="majorBidi" w:cstheme="majorBidi"/>
          <w:b/>
          <w:bCs/>
          <w:sz w:val="32"/>
          <w:szCs w:val="32"/>
          <w:lang w:val="en-US"/>
        </w:rPr>
        <w:t>Escalating Public Health and Environmental Crisis</w:t>
      </w:r>
      <w:r w:rsidR="00F62F37" w:rsidRPr="00F7285A">
        <w:rPr>
          <w:rFonts w:asciiTheme="majorBidi" w:hAnsiTheme="majorBidi" w:cstheme="majorBidi"/>
          <w:szCs w:val="28"/>
          <w:lang w:val="en-GB"/>
        </w:rPr>
        <w:br/>
      </w:r>
      <w:r w:rsidR="00F62F37">
        <w:rPr>
          <w:rFonts w:asciiTheme="majorBidi" w:hAnsiTheme="majorBidi" w:cstheme="majorBidi"/>
          <w:szCs w:val="28"/>
          <w:lang w:val="en-GB"/>
        </w:rPr>
        <w:tab/>
      </w:r>
      <w:r w:rsidRPr="00BD5C4C">
        <w:rPr>
          <w:rFonts w:asciiTheme="majorBidi" w:hAnsiTheme="majorBidi" w:cstheme="majorBidi"/>
          <w:szCs w:val="28"/>
          <w:lang w:val="en-US"/>
        </w:rPr>
        <w:t>Without the ITMS intervention, the uncontrolled, concentrated pollution from idling traffic will solidify the 6th of October Bridge as a permanent, intense Urban Pollution Island (UPI). The constant, high exposure to concentrated tailpipe emissions</w:t>
      </w:r>
      <w:r>
        <w:rPr>
          <w:rFonts w:asciiTheme="majorBidi" w:hAnsiTheme="majorBidi" w:cstheme="majorBidi"/>
          <w:szCs w:val="28"/>
          <w:lang w:val="en-US"/>
        </w:rPr>
        <w:t xml:space="preserve">, </w:t>
      </w:r>
      <w:r w:rsidRPr="00BD5C4C">
        <w:rPr>
          <w:rFonts w:asciiTheme="majorBidi" w:hAnsiTheme="majorBidi" w:cstheme="majorBidi"/>
          <w:szCs w:val="28"/>
          <w:lang w:val="en-US"/>
        </w:rPr>
        <w:t>specifically CO and PM2.5</w:t>
      </w:r>
      <w:r>
        <w:rPr>
          <w:rFonts w:asciiTheme="majorBidi" w:hAnsiTheme="majorBidi" w:cstheme="majorBidi"/>
          <w:szCs w:val="28"/>
          <w:lang w:val="en-US"/>
        </w:rPr>
        <w:t xml:space="preserve">, </w:t>
      </w:r>
      <w:r w:rsidRPr="00BD5C4C">
        <w:rPr>
          <w:rFonts w:asciiTheme="majorBidi" w:hAnsiTheme="majorBidi" w:cstheme="majorBidi"/>
          <w:szCs w:val="28"/>
          <w:lang w:val="en-US"/>
        </w:rPr>
        <w:t>will lead to a predictable and devastating surge in public health issues, including higher rates of chronic asthma, bronchitis, and cardiovascular disease among commuters and residents. This escalating public health crisis will place an unsustainable strain on Egypt’s healthcare system and significantly reduce the working life and quality of life for its citizens. Environmentally, the sustained high emission levels will continue to contribute to regional smog and impede Cairo's progress toward achieving its critical environmental sustainability targets</w:t>
      </w:r>
      <w:r w:rsidR="00F62F37" w:rsidRPr="00F7285A">
        <w:rPr>
          <w:rFonts w:asciiTheme="majorBidi" w:hAnsiTheme="majorBidi" w:cstheme="majorBidi"/>
          <w:szCs w:val="28"/>
          <w:lang w:val="en-GB"/>
        </w:rPr>
        <w:t>.</w:t>
      </w:r>
    </w:p>
    <w:p w14:paraId="7DB7C816" w14:textId="6BDF0278" w:rsidR="00F62F37" w:rsidRPr="00BD5C4C" w:rsidRDefault="00BD5C4C" w:rsidP="00BD5C4C">
      <w:pPr>
        <w:spacing w:line="480" w:lineRule="auto"/>
        <w:rPr>
          <w:szCs w:val="28"/>
          <w:lang w:val="en-US" w:bidi="ar-EG"/>
        </w:rPr>
      </w:pPr>
      <w:r w:rsidRPr="00BD5C4C">
        <w:rPr>
          <w:rFonts w:asciiTheme="majorBidi" w:hAnsiTheme="majorBidi" w:cstheme="majorBidi"/>
          <w:b/>
          <w:bCs/>
          <w:sz w:val="32"/>
          <w:szCs w:val="32"/>
          <w:lang w:val="en-US"/>
        </w:rPr>
        <w:t>Infrastructure Obsolescence and Safety Deterioration</w:t>
      </w:r>
      <w:r w:rsidR="00F62F37" w:rsidRPr="00F7285A">
        <w:rPr>
          <w:rFonts w:asciiTheme="majorBidi" w:hAnsiTheme="majorBidi" w:cstheme="majorBidi"/>
          <w:szCs w:val="28"/>
          <w:lang w:val="en-GB"/>
        </w:rPr>
        <w:br/>
      </w:r>
      <w:r w:rsidR="00F62F37">
        <w:rPr>
          <w:rFonts w:cs="Times New Roman"/>
          <w:szCs w:val="28"/>
          <w:lang w:val="en-US" w:bidi="ar-EG"/>
        </w:rPr>
        <w:tab/>
      </w:r>
      <w:r w:rsidRPr="00BD5C4C">
        <w:rPr>
          <w:szCs w:val="28"/>
          <w:lang w:val="en-US" w:bidi="ar-EG"/>
        </w:rPr>
        <w:t xml:space="preserve">The ongoing reliance on outdated, static traffic management systems, which lack the real-time, adaptive capabilities of the ITMS, guarantees continued systemic failure. These fixed-schedule signals cannot respond to dynamic changes, meaning even minor accidents or unexpected surges will cause catastrophic, prolonged gridlock that is impossible to resolve quickly. The absence of a resilient, weather-independent detection system leaves the infrastructure vulnerable to being </w:t>
      </w:r>
      <w:r w:rsidRPr="00BD5C4C">
        <w:rPr>
          <w:szCs w:val="28"/>
          <w:lang w:val="en-US" w:bidi="ar-EG"/>
        </w:rPr>
        <w:lastRenderedPageBreak/>
        <w:t>completely overwhelmed during low-visibility events like dust storms or heavy fog, dramatically increasing the accident rate on critical infrastructure. This stagnation represents a critical failure to modernize, cementing the infrastructure’s obsolescence and hindering the nation's overall movement toward smart transportation.</w:t>
      </w:r>
    </w:p>
    <w:p w14:paraId="0E83F59F" w14:textId="77777777" w:rsidR="00F62F37" w:rsidRPr="00D00C01" w:rsidRDefault="00F62F37" w:rsidP="00CE1E7A">
      <w:pPr>
        <w:spacing w:line="480" w:lineRule="auto"/>
        <w:rPr>
          <w:rFonts w:asciiTheme="majorBidi" w:hAnsiTheme="majorBidi" w:cstheme="majorBidi"/>
          <w:szCs w:val="28"/>
          <w:lang w:val="en-AE"/>
        </w:rPr>
      </w:pPr>
    </w:p>
    <w:p w14:paraId="77729187" w14:textId="25142E35" w:rsidR="00F62F37" w:rsidRPr="00D00C01" w:rsidRDefault="00F62F37" w:rsidP="00CE1E7A">
      <w:pPr>
        <w:pStyle w:val="Heading1"/>
        <w:spacing w:line="480" w:lineRule="auto"/>
        <w:jc w:val="center"/>
        <w:rPr>
          <w:rFonts w:ascii="Times New Roman" w:hAnsi="Times New Roman" w:cs="Times New Roman"/>
          <w:b/>
          <w:bCs/>
          <w:color w:val="0D0D0D" w:themeColor="text1" w:themeTint="F2"/>
          <w:sz w:val="32"/>
          <w:szCs w:val="32"/>
          <w:lang w:val="en-US"/>
        </w:rPr>
      </w:pPr>
      <w:bookmarkStart w:id="17" w:name="_Toc215823001"/>
      <w:r w:rsidRPr="01A6F3E7">
        <w:rPr>
          <w:rFonts w:ascii="Times New Roman" w:hAnsi="Times New Roman" w:cs="Times New Roman"/>
          <w:b/>
          <w:bCs/>
          <w:color w:val="0D0D0D" w:themeColor="text1" w:themeTint="F2"/>
          <w:sz w:val="32"/>
          <w:szCs w:val="32"/>
          <w:lang w:val="en-US"/>
        </w:rPr>
        <w:t>Other solutions already tried.</w:t>
      </w:r>
      <w:bookmarkEnd w:id="17"/>
    </w:p>
    <w:p w14:paraId="0145CDCD" w14:textId="4B26581E" w:rsidR="00F62F37" w:rsidRPr="00BD5C4C" w:rsidRDefault="00BD5C4C" w:rsidP="00BD5C4C">
      <w:pPr>
        <w:pStyle w:val="Heading1"/>
        <w:spacing w:line="480" w:lineRule="auto"/>
        <w:rPr>
          <w:rFonts w:asciiTheme="majorBidi" w:hAnsiTheme="majorBidi"/>
          <w:b/>
          <w:bCs/>
          <w:color w:val="auto"/>
          <w:sz w:val="32"/>
          <w:szCs w:val="32"/>
          <w:lang w:val="en-US"/>
        </w:rPr>
      </w:pPr>
      <w:bookmarkStart w:id="18" w:name="_Toc215823002"/>
      <w:r w:rsidRPr="00BD5C4C">
        <w:rPr>
          <w:rFonts w:asciiTheme="majorBidi" w:hAnsiTheme="majorBidi"/>
          <w:b/>
          <w:bCs/>
          <w:color w:val="auto"/>
          <w:sz w:val="32"/>
          <w:szCs w:val="32"/>
          <w:lang w:val="en-US"/>
        </w:rPr>
        <w:t>Adaptive Traffic Management in Congested Metropolises</w:t>
      </w:r>
      <w:bookmarkEnd w:id="18"/>
    </w:p>
    <w:p w14:paraId="6DF4D85C" w14:textId="684DFF0F" w:rsidR="00F62F37" w:rsidRPr="00BD5C4C" w:rsidRDefault="007B7BED" w:rsidP="00BD5C4C">
      <w:pPr>
        <w:spacing w:line="480" w:lineRule="auto"/>
        <w:ind w:firstLine="720"/>
        <w:rPr>
          <w:szCs w:val="28"/>
          <w:lang w:val="en-US" w:bidi="ar-EG"/>
        </w:rPr>
      </w:pPr>
      <w:r>
        <w:rPr>
          <w:noProof/>
        </w:rPr>
        <mc:AlternateContent>
          <mc:Choice Requires="wps">
            <w:drawing>
              <wp:anchor distT="0" distB="0" distL="114300" distR="114300" simplePos="0" relativeHeight="251658278" behindDoc="1" locked="0" layoutInCell="1" allowOverlap="1" wp14:anchorId="133EC821" wp14:editId="2B1A2419">
                <wp:simplePos x="0" y="0"/>
                <wp:positionH relativeFrom="column">
                  <wp:posOffset>3209925</wp:posOffset>
                </wp:positionH>
                <wp:positionV relativeFrom="paragraph">
                  <wp:posOffset>1774825</wp:posOffset>
                </wp:positionV>
                <wp:extent cx="2726690" cy="635"/>
                <wp:effectExtent l="0" t="0" r="16510" b="8255"/>
                <wp:wrapTight wrapText="bothSides">
                  <wp:wrapPolygon edited="0">
                    <wp:start x="0" y="0"/>
                    <wp:lineTo x="0" y="20698"/>
                    <wp:lineTo x="21580" y="20698"/>
                    <wp:lineTo x="21580" y="0"/>
                    <wp:lineTo x="0" y="0"/>
                  </wp:wrapPolygon>
                </wp:wrapTight>
                <wp:docPr id="1869536766" name="Text Box 1"/>
                <wp:cNvGraphicFramePr/>
                <a:graphic xmlns:a="http://schemas.openxmlformats.org/drawingml/2006/main">
                  <a:graphicData uri="http://schemas.microsoft.com/office/word/2010/wordprocessingShape">
                    <wps:wsp>
                      <wps:cNvSpPr txBox="1"/>
                      <wps:spPr>
                        <a:xfrm>
                          <a:off x="0" y="0"/>
                          <a:ext cx="2726690" cy="635"/>
                        </a:xfrm>
                        <a:prstGeom prst="rect">
                          <a:avLst/>
                        </a:prstGeom>
                        <a:noFill/>
                        <a:ln>
                          <a:noFill/>
                        </a:ln>
                      </wps:spPr>
                      <wps:txbx>
                        <w:txbxContent>
                          <w:p w14:paraId="242841C7" w14:textId="3B5AB35D" w:rsidR="007B7BED" w:rsidRPr="00EC0A56" w:rsidRDefault="00EC0A56" w:rsidP="007B7BED">
                            <w:pPr>
                              <w:pStyle w:val="Caption"/>
                              <w:rPr>
                                <w:noProof/>
                                <w:sz w:val="28"/>
                                <w:szCs w:val="22"/>
                                <w:lang w:val="en-US"/>
                              </w:rPr>
                            </w:pPr>
                            <w:r>
                              <w:rPr>
                                <w:lang w:val="en-US"/>
                              </w:rPr>
                              <w:t xml:space="preserve">Figure 18 </w:t>
                            </w:r>
                            <w:r w:rsidR="00DC7294">
                              <w:rPr>
                                <w:lang w:val="en-US"/>
                              </w:rPr>
                              <w:t>The</w:t>
                            </w:r>
                            <w:r w:rsidR="003277B9">
                              <w:rPr>
                                <w:lang w:val="en-US"/>
                              </w:rPr>
                              <w:t xml:space="preserve"> </w:t>
                            </w:r>
                            <w:r w:rsidR="00DC7294">
                              <w:rPr>
                                <w:lang w:val="en-US"/>
                              </w:rPr>
                              <w:t>adaptive traffic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EC821" id="_x0000_s1044" type="#_x0000_t202" style="position:absolute;left:0;text-align:left;margin-left:252.75pt;margin-top:139.75pt;width:214.7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" filled="f" stroked="f">
                <v:textbox style="mso-fit-shape-to-text:t" inset="0,0,0,0">
                  <w:txbxContent>
                    <w:p w14:paraId="242841C7" w14:textId="3B5AB35D" w:rsidR="007B7BED" w:rsidRPr="00EC0A56" w:rsidRDefault="00EC0A56" w:rsidP="007B7BED">
                      <w:pPr>
                        <w:pStyle w:val="Caption"/>
                        <w:rPr>
                          <w:noProof/>
                          <w:sz w:val="28"/>
                          <w:szCs w:val="22"/>
                          <w:lang w:val="en-US"/>
                        </w:rPr>
                      </w:pPr>
                      <w:r>
                        <w:rPr>
                          <w:lang w:val="en-US"/>
                        </w:rPr>
                        <w:t xml:space="preserve">Figure 18 </w:t>
                      </w:r>
                      <w:r w:rsidR="00DC7294">
                        <w:rPr>
                          <w:lang w:val="en-US"/>
                        </w:rPr>
                        <w:t>The</w:t>
                      </w:r>
                      <w:r w:rsidR="003277B9">
                        <w:rPr>
                          <w:lang w:val="en-US"/>
                        </w:rPr>
                        <w:t xml:space="preserve"> </w:t>
                      </w:r>
                      <w:r w:rsidR="00DC7294">
                        <w:rPr>
                          <w:lang w:val="en-US"/>
                        </w:rPr>
                        <w:t>adaptive traffic management</w:t>
                      </w:r>
                    </w:p>
                  </w:txbxContent>
                </v:textbox>
                <w10:wrap type="tight"/>
              </v:shape>
            </w:pict>
          </mc:Fallback>
        </mc:AlternateContent>
      </w:r>
      <w:r w:rsidR="00F85F36">
        <w:rPr>
          <w:noProof/>
        </w:rPr>
        <w:drawing>
          <wp:anchor distT="0" distB="0" distL="114300" distR="114300" simplePos="0" relativeHeight="251658270" behindDoc="1" locked="0" layoutInCell="1" allowOverlap="1" wp14:anchorId="52AF794E" wp14:editId="5A8F0619">
            <wp:simplePos x="0" y="0"/>
            <wp:positionH relativeFrom="margin">
              <wp:posOffset>3209925</wp:posOffset>
            </wp:positionH>
            <wp:positionV relativeFrom="paragraph">
              <wp:posOffset>269875</wp:posOffset>
            </wp:positionV>
            <wp:extent cx="2726690" cy="1447800"/>
            <wp:effectExtent l="0" t="0" r="0" b="0"/>
            <wp:wrapTight wrapText="bothSides">
              <wp:wrapPolygon edited="0">
                <wp:start x="0" y="0"/>
                <wp:lineTo x="0" y="21316"/>
                <wp:lineTo x="21429" y="21316"/>
                <wp:lineTo x="21429" y="0"/>
                <wp:lineTo x="0" y="0"/>
              </wp:wrapPolygon>
            </wp:wrapTight>
            <wp:docPr id="1912991890" name="Picture 30" descr="Elements provide by Efftronics for Smart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 provide by Efftronics for Smart transpor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2669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5C4C" w:rsidRPr="00BD5C4C">
        <w:rPr>
          <w:rFonts w:eastAsia="Times New Roman" w:cs="Times New Roman"/>
          <w:kern w:val="0"/>
          <w:sz w:val="24"/>
          <w:szCs w:val="24"/>
          <w:lang w:val="en-US"/>
          <w14:ligatures w14:val="none"/>
        </w:rPr>
        <w:t xml:space="preserve"> </w:t>
      </w:r>
      <w:r w:rsidR="00BD5C4C" w:rsidRPr="00BD5C4C">
        <w:rPr>
          <w:szCs w:val="28"/>
          <w:lang w:val="en-US" w:bidi="ar-EG"/>
        </w:rPr>
        <w:t>The persistent systemic failure described</w:t>
      </w:r>
      <w:r w:rsidR="00BD5C4C">
        <w:rPr>
          <w:szCs w:val="28"/>
          <w:lang w:val="en-US" w:bidi="ar-EG"/>
        </w:rPr>
        <w:t xml:space="preserve">, </w:t>
      </w:r>
      <w:r w:rsidR="00BD5C4C" w:rsidRPr="00BD5C4C">
        <w:rPr>
          <w:szCs w:val="28"/>
          <w:lang w:val="en-US" w:bidi="ar-EG"/>
        </w:rPr>
        <w:t>the ongoing reliance on outdated, static traffic management</w:t>
      </w:r>
      <w:r w:rsidR="00BD5C4C">
        <w:rPr>
          <w:szCs w:val="28"/>
          <w:lang w:val="en-US" w:bidi="ar-EG"/>
        </w:rPr>
        <w:t xml:space="preserve">, </w:t>
      </w:r>
      <w:r w:rsidR="00BD5C4C" w:rsidRPr="00BD5C4C">
        <w:rPr>
          <w:szCs w:val="28"/>
          <w:lang w:val="en-US" w:bidi="ar-EG"/>
        </w:rPr>
        <w:t xml:space="preserve">is a challenge faced by major cities globally, </w:t>
      </w:r>
      <w:r w:rsidR="00F85F36" w:rsidRPr="00BD5C4C">
        <w:rPr>
          <w:szCs w:val="28"/>
          <w:lang w:val="en-US" w:bidi="ar-EG"/>
        </w:rPr>
        <w:t>particularly</w:t>
      </w:r>
      <w:r w:rsidR="00F85F36" w:rsidRPr="00D00C01">
        <w:rPr>
          <w:lang w:val="en-AE"/>
        </w:rPr>
        <w:t xml:space="preserve"> </w:t>
      </w:r>
      <w:r w:rsidR="00F85F36" w:rsidRPr="00BD5C4C">
        <w:rPr>
          <w:szCs w:val="28"/>
          <w:lang w:val="en-US" w:bidi="ar-EG"/>
        </w:rPr>
        <w:t>those</w:t>
      </w:r>
      <w:r w:rsidR="00BD5C4C" w:rsidRPr="00BD5C4C">
        <w:rPr>
          <w:szCs w:val="28"/>
          <w:lang w:val="en-US" w:bidi="ar-EG"/>
        </w:rPr>
        <w:t xml:space="preserve"> in rapidly developing metropolitan areas with complex, aging infrastructure, such as the Greater Cairo Metropolitan Area. To understand the potential success of the proposed ITMS solution, we can look to the implementation of </w:t>
      </w:r>
      <w:r w:rsidR="00BD5C4C" w:rsidRPr="00BD5C4C">
        <w:rPr>
          <w:b/>
          <w:bCs/>
          <w:szCs w:val="28"/>
          <w:lang w:val="en-US" w:bidi="ar-EG"/>
        </w:rPr>
        <w:t>Sydney’s SCATS (Sydney Coordinated Adaptive Traffic System)</w:t>
      </w:r>
      <w:r w:rsidR="00BD5C4C" w:rsidRPr="00BD5C4C">
        <w:rPr>
          <w:szCs w:val="28"/>
          <w:lang w:val="en-US" w:bidi="ar-EG"/>
        </w:rPr>
        <w:t>, one of the world's most successful and longest-running adaptive ITS solutions</w:t>
      </w:r>
      <w:r w:rsidR="00F62F37" w:rsidRPr="00D00C01">
        <w:rPr>
          <w:rFonts w:cs="Times New Roman"/>
          <w:szCs w:val="28"/>
          <w:lang w:val="en-AE" w:bidi="ar-EG"/>
        </w:rPr>
        <w:t>.</w:t>
      </w:r>
    </w:p>
    <w:p w14:paraId="651D25AD" w14:textId="6E21AD71" w:rsidR="00F62F37" w:rsidRPr="00BD5C4C" w:rsidRDefault="00BD5C4C" w:rsidP="00BD5C4C">
      <w:pPr>
        <w:spacing w:line="480" w:lineRule="auto"/>
        <w:ind w:firstLine="720"/>
        <w:rPr>
          <w:rFonts w:cs="Times New Roman"/>
          <w:szCs w:val="28"/>
          <w:lang w:val="en-US" w:bidi="ar-EG"/>
        </w:rPr>
      </w:pPr>
      <w:r w:rsidRPr="00BD5C4C">
        <w:rPr>
          <w:rFonts w:cs="Times New Roman"/>
          <w:szCs w:val="28"/>
          <w:lang w:val="en-US" w:bidi="ar-EG"/>
        </w:rPr>
        <w:t xml:space="preserve">SCATS was designed to optimize traffic signal timings in real-time based on actual traffic demand detected by loop detectors and, more recently, advanced sensors. Unlike static systems, SCATS dynamically adjusts green-light time, signal </w:t>
      </w:r>
      <w:r w:rsidRPr="00BD5C4C">
        <w:rPr>
          <w:rFonts w:cs="Times New Roman"/>
          <w:szCs w:val="28"/>
          <w:lang w:val="en-US" w:bidi="ar-EG"/>
        </w:rPr>
        <w:lastRenderedPageBreak/>
        <w:t>phasing, and cycle length every few seconds. Its success hinges on continuous, local optimization and coordination across a large network of intersections, allowing it to rapidly dissipate unexpected queues and prevent minor accidents from escalating into catastrophic gridlock. For a city like Cairo, which suffers from unpredictable surges and an inelastic road network, this level of dynamic responsiveness is essential to overcoming infrastructure obsolescence.</w:t>
      </w:r>
    </w:p>
    <w:p w14:paraId="3EC2965E" w14:textId="05C4CB8D" w:rsidR="00F62F37" w:rsidRPr="00BD5C4C" w:rsidRDefault="00BD5C4C" w:rsidP="00BD5C4C">
      <w:pPr>
        <w:spacing w:line="480" w:lineRule="auto"/>
        <w:ind w:firstLine="720"/>
        <w:rPr>
          <w:rFonts w:cs="Times New Roman"/>
          <w:szCs w:val="28"/>
          <w:lang w:val="en-US" w:bidi="ar-EG"/>
        </w:rPr>
      </w:pPr>
      <w:r w:rsidRPr="00BD5C4C">
        <w:rPr>
          <w:rFonts w:cs="Times New Roman"/>
          <w:szCs w:val="28"/>
          <w:lang w:val="en-US" w:bidi="ar-EG"/>
        </w:rPr>
        <w:t xml:space="preserve">The real-world impact of such adaptive systems is profound. Studies of SCATS and similar systems like </w:t>
      </w:r>
      <w:r w:rsidRPr="00BD5C4C">
        <w:rPr>
          <w:rFonts w:cs="Times New Roman"/>
          <w:b/>
          <w:bCs/>
          <w:szCs w:val="28"/>
          <w:lang w:val="en-US" w:bidi="ar-EG"/>
        </w:rPr>
        <w:t>Singapore’s EMOS (Expressway Monitoring and Advisory System)</w:t>
      </w:r>
      <w:r w:rsidRPr="00BD5C4C">
        <w:rPr>
          <w:rFonts w:cs="Times New Roman"/>
          <w:szCs w:val="28"/>
          <w:lang w:val="en-US" w:bidi="ar-EG"/>
        </w:rPr>
        <w:t xml:space="preserve"> consistently show significant positive outcomes directly relevant to Cairo's problem. By maintaining optimized speeds and reducing the "stop-and-go" cycles, these systems typically achieve a 10-20% reduction in vehicle delays and corresponding decreases in fuel consumption. Crucially, they demonstrably lower tailpipe emissions (CO and unburnt hydrocarbons) because vehicles operate closer to their most efficient speeds, directly mitigating the public health crisis caused by localized pollution hotspots. The success of these global models confirms that the proposed ITMS is a viable and necessary step toward modernizing national transportation infrastructure</w:t>
      </w:r>
      <w:r w:rsidR="00F62F37" w:rsidRPr="00D00C01">
        <w:rPr>
          <w:rFonts w:cs="Times New Roman"/>
          <w:szCs w:val="28"/>
          <w:lang w:val="en-AE" w:bidi="ar-EG"/>
        </w:rPr>
        <w:t>.</w:t>
      </w:r>
    </w:p>
    <w:p w14:paraId="4A0F5B41" w14:textId="77777777" w:rsidR="00F62F37" w:rsidRPr="00D00C01" w:rsidRDefault="00F62F37" w:rsidP="00CF0EBD">
      <w:pPr>
        <w:pStyle w:val="Heading2"/>
        <w:spacing w:line="480" w:lineRule="auto"/>
        <w:jc w:val="center"/>
        <w:rPr>
          <w:rFonts w:asciiTheme="majorBidi" w:hAnsiTheme="majorBidi"/>
          <w:b/>
          <w:bCs/>
          <w:color w:val="auto"/>
          <w:lang w:val="en-AE"/>
        </w:rPr>
      </w:pPr>
      <w:bookmarkStart w:id="19" w:name="_Toc191140636"/>
      <w:bookmarkStart w:id="20" w:name="_Toc215823003"/>
      <w:r w:rsidRPr="00D00C01">
        <w:rPr>
          <w:rFonts w:asciiTheme="majorBidi" w:hAnsiTheme="majorBidi"/>
          <w:b/>
          <w:bCs/>
          <w:color w:val="auto"/>
          <w:lang w:val="en-AE"/>
        </w:rPr>
        <w:t>Mechanism</w:t>
      </w:r>
      <w:bookmarkEnd w:id="19"/>
      <w:bookmarkEnd w:id="20"/>
    </w:p>
    <w:p w14:paraId="4A2CB4EA" w14:textId="348DFF1C" w:rsidR="00F62F37" w:rsidRPr="00BD5C4C" w:rsidRDefault="00BD5C4C" w:rsidP="00BD5C4C">
      <w:pPr>
        <w:spacing w:line="480" w:lineRule="auto"/>
        <w:ind w:firstLine="720"/>
        <w:rPr>
          <w:rFonts w:cs="Times New Roman"/>
          <w:szCs w:val="28"/>
          <w:lang w:val="en-US" w:bidi="ar-EG"/>
        </w:rPr>
      </w:pPr>
      <w:r w:rsidRPr="00BD5C4C">
        <w:rPr>
          <w:rFonts w:cs="Times New Roman"/>
          <w:szCs w:val="28"/>
          <w:lang w:val="en-US" w:bidi="ar-EG"/>
        </w:rPr>
        <w:t xml:space="preserve">Adaptive Traffic Management (ATM) represents a crucial evolution from fixed-time signal control to dynamic, intelligent flow optimization. The project’s central mechanism is a continuous feedback loop designed to perceive, analyze, </w:t>
      </w:r>
      <w:r w:rsidRPr="00BD5C4C">
        <w:rPr>
          <w:rFonts w:cs="Times New Roman"/>
          <w:szCs w:val="28"/>
          <w:lang w:val="en-US" w:bidi="ar-EG"/>
        </w:rPr>
        <w:lastRenderedPageBreak/>
        <w:t>and immediately react to the ever-changing demands of a metropolitan road network, vastly improving efficiency and reducing congestion</w:t>
      </w:r>
      <w:r w:rsidR="00F62F37" w:rsidRPr="00D00C01">
        <w:rPr>
          <w:rFonts w:cs="Times New Roman"/>
          <w:szCs w:val="28"/>
          <w:lang w:val="en-AE" w:bidi="ar-EG"/>
        </w:rPr>
        <w:t>.</w:t>
      </w:r>
    </w:p>
    <w:p w14:paraId="302548DB" w14:textId="437EA122" w:rsidR="00F62F37" w:rsidRPr="00BD5C4C" w:rsidRDefault="00BD5C4C" w:rsidP="00BD5C4C">
      <w:pPr>
        <w:spacing w:line="480" w:lineRule="auto"/>
        <w:ind w:firstLine="720"/>
        <w:rPr>
          <w:rFonts w:cs="Times New Roman"/>
          <w:szCs w:val="28"/>
          <w:lang w:val="en-US" w:bidi="ar-EG"/>
        </w:rPr>
      </w:pPr>
      <w:r w:rsidRPr="00BD5C4C">
        <w:rPr>
          <w:rFonts w:cs="Times New Roman"/>
          <w:szCs w:val="28"/>
          <w:lang w:val="en-US" w:bidi="ar-EG"/>
        </w:rPr>
        <w:t xml:space="preserve">The first phase of the mechanism is </w:t>
      </w:r>
      <w:r w:rsidRPr="00BD5C4C">
        <w:rPr>
          <w:rFonts w:cs="Times New Roman"/>
          <w:b/>
          <w:bCs/>
          <w:szCs w:val="28"/>
          <w:lang w:val="en-US" w:bidi="ar-EG"/>
        </w:rPr>
        <w:t>real-time data acquisition</w:t>
      </w:r>
      <w:r w:rsidRPr="00BD5C4C">
        <w:rPr>
          <w:rFonts w:cs="Times New Roman"/>
          <w:szCs w:val="28"/>
          <w:lang w:val="en-US" w:bidi="ar-EG"/>
        </w:rPr>
        <w:t>. The network is saturated with diverse sensing technologies, including inductive loops embedded in the pavement, sophisticated video cameras employing computer vision to count vehicles and measure queue lengths, and detectors that track anonymized Bluetooth or Wi-Fi signals for overall travel speed and origin-destination data. This constant stream of raw data is aggregated and synchronized in a central management system, painting a high-definition, moment-by-moment picture of traffic conditions</w:t>
      </w:r>
      <w:r w:rsidR="00F62F37" w:rsidRPr="00D00C01">
        <w:rPr>
          <w:rFonts w:cs="Times New Roman"/>
          <w:szCs w:val="28"/>
          <w:lang w:val="en-AE" w:bidi="ar-EG"/>
        </w:rPr>
        <w:t>.</w:t>
      </w:r>
    </w:p>
    <w:p w14:paraId="2168B6DA" w14:textId="70A7FA1E" w:rsidR="00F62F37" w:rsidRDefault="00BD5C4C" w:rsidP="00BD5C4C">
      <w:pPr>
        <w:spacing w:line="480" w:lineRule="auto"/>
        <w:ind w:firstLine="720"/>
        <w:rPr>
          <w:rFonts w:cs="Times New Roman"/>
          <w:szCs w:val="28"/>
          <w:lang w:val="en-US" w:bidi="ar-EG"/>
        </w:rPr>
      </w:pPr>
      <w:r w:rsidRPr="00BD5C4C">
        <w:rPr>
          <w:rFonts w:cs="Times New Roman"/>
          <w:szCs w:val="28"/>
          <w:lang w:val="en-US" w:bidi="ar-EG"/>
        </w:rPr>
        <w:t xml:space="preserve">The core functionality resides in the </w:t>
      </w:r>
      <w:r w:rsidRPr="00BD5C4C">
        <w:rPr>
          <w:rFonts w:cs="Times New Roman"/>
          <w:b/>
          <w:bCs/>
          <w:szCs w:val="28"/>
          <w:lang w:val="en-US" w:bidi="ar-EG"/>
        </w:rPr>
        <w:t>optimization engine</w:t>
      </w:r>
      <w:r w:rsidRPr="00BD5C4C">
        <w:rPr>
          <w:rFonts w:cs="Times New Roman"/>
          <w:szCs w:val="28"/>
          <w:lang w:val="en-US" w:bidi="ar-EG"/>
        </w:rPr>
        <w:t>, which leverages Artificial Intelligence and Machine Learning. The engine analyzes the aggregated data in real-time, not just assessing the queue at a single intersection but predicting the flow impact across a wide geographical area. This differs fundamentally from static timing; if the system detects a surge on a major corridor, the algorithms dynamically extend the green phase for that flow, while simultaneously coordinating downstream intersections to create a ‘green wave.’ Conversely, if a lane is clear, the green phase is shortened to minimize delays for conflicting traffic</w:t>
      </w:r>
      <w:r w:rsidR="00F62F37" w:rsidRPr="00D00C01">
        <w:rPr>
          <w:rFonts w:cs="Times New Roman"/>
          <w:szCs w:val="28"/>
          <w:lang w:val="en-AE" w:bidi="ar-EG"/>
        </w:rPr>
        <w:t>.</w:t>
      </w:r>
    </w:p>
    <w:p w14:paraId="747C072B" w14:textId="5D8A0EBD" w:rsidR="00BD5C4C" w:rsidRPr="00BD5C4C" w:rsidRDefault="00BD5C4C" w:rsidP="00BD5C4C">
      <w:pPr>
        <w:spacing w:line="480" w:lineRule="auto"/>
        <w:ind w:firstLine="720"/>
        <w:rPr>
          <w:rFonts w:cs="Times New Roman"/>
          <w:szCs w:val="28"/>
          <w:lang w:val="en-US" w:bidi="ar-EG"/>
        </w:rPr>
      </w:pPr>
      <w:r w:rsidRPr="00BD5C4C">
        <w:rPr>
          <w:rFonts w:cs="Times New Roman"/>
          <w:szCs w:val="28"/>
          <w:lang w:val="en-US" w:bidi="ar-EG"/>
        </w:rPr>
        <w:t xml:space="preserve">This rapid response capability ensures that signal timing is always matched to actual demand. The final step is </w:t>
      </w:r>
      <w:r w:rsidRPr="00BD5C4C">
        <w:rPr>
          <w:rFonts w:cs="Times New Roman"/>
          <w:b/>
          <w:bCs/>
          <w:szCs w:val="28"/>
          <w:lang w:val="en-US" w:bidi="ar-EG"/>
        </w:rPr>
        <w:t>actuation</w:t>
      </w:r>
      <w:r w:rsidRPr="00BD5C4C">
        <w:rPr>
          <w:rFonts w:cs="Times New Roman"/>
          <w:szCs w:val="28"/>
          <w:lang w:val="en-US" w:bidi="ar-EG"/>
        </w:rPr>
        <w:t xml:space="preserve">, where the optimization engine instantly sends commands back to the traffic signal controllers, implementing the </w:t>
      </w:r>
      <w:r w:rsidRPr="00BD5C4C">
        <w:rPr>
          <w:rFonts w:cs="Times New Roman"/>
          <w:szCs w:val="28"/>
          <w:lang w:val="en-US" w:bidi="ar-EG"/>
        </w:rPr>
        <w:lastRenderedPageBreak/>
        <w:t>calculated optimal signal sequence. This cycle of sensing, analysis, and actuation provides the city with a powerful tool to manage unpredictable events, clear incidents faster, and deliver a smoother, more reliable travel experience.</w:t>
      </w:r>
    </w:p>
    <w:p w14:paraId="12D3067B" w14:textId="77777777" w:rsidR="00BD5C4C" w:rsidRDefault="00BD5C4C" w:rsidP="00CE1E7A">
      <w:pPr>
        <w:pStyle w:val="Heading2"/>
        <w:spacing w:line="480" w:lineRule="auto"/>
        <w:rPr>
          <w:rFonts w:asciiTheme="majorBidi" w:hAnsiTheme="majorBidi"/>
          <w:b/>
          <w:bCs/>
          <w:color w:val="auto"/>
          <w:lang w:val="en-US"/>
        </w:rPr>
      </w:pPr>
      <w:bookmarkStart w:id="21" w:name="_Toc191140637"/>
    </w:p>
    <w:p w14:paraId="2A1738F2" w14:textId="77777777" w:rsidR="00BD5C4C" w:rsidRDefault="00BD5C4C" w:rsidP="00BD5C4C">
      <w:pPr>
        <w:rPr>
          <w:lang w:val="en-US"/>
        </w:rPr>
      </w:pPr>
    </w:p>
    <w:p w14:paraId="68F871F1" w14:textId="77777777" w:rsidR="00BD5C4C" w:rsidRDefault="00BD5C4C" w:rsidP="00BD5C4C">
      <w:pPr>
        <w:rPr>
          <w:lang w:val="en-US"/>
        </w:rPr>
      </w:pPr>
    </w:p>
    <w:p w14:paraId="005B35E4" w14:textId="77777777" w:rsidR="00BD5C4C" w:rsidRPr="00BD5C4C" w:rsidRDefault="00BD5C4C" w:rsidP="00BD5C4C">
      <w:pPr>
        <w:rPr>
          <w:lang w:val="en-US"/>
        </w:rPr>
      </w:pPr>
    </w:p>
    <w:p w14:paraId="3304C075" w14:textId="5CB5A3E7" w:rsidR="00BD5C4C" w:rsidRPr="00BD5C4C" w:rsidRDefault="00F62F37" w:rsidP="00BD5C4C">
      <w:pPr>
        <w:pStyle w:val="Heading2"/>
        <w:spacing w:line="480" w:lineRule="auto"/>
        <w:rPr>
          <w:rFonts w:asciiTheme="majorBidi" w:hAnsiTheme="majorBidi"/>
          <w:b/>
          <w:bCs/>
          <w:color w:val="auto"/>
          <w:lang w:val="en-US"/>
        </w:rPr>
      </w:pPr>
      <w:bookmarkStart w:id="22" w:name="_Toc215823004"/>
      <w:r w:rsidRPr="00D00C01">
        <w:rPr>
          <w:rFonts w:asciiTheme="majorBidi" w:hAnsiTheme="majorBidi"/>
          <w:b/>
          <w:bCs/>
          <w:color w:val="auto"/>
          <w:lang w:val="en-AE"/>
        </w:rPr>
        <w:t>Points of strength</w:t>
      </w:r>
      <w:bookmarkStart w:id="23" w:name="_Toc191140638"/>
      <w:bookmarkEnd w:id="21"/>
      <w:bookmarkEnd w:id="22"/>
    </w:p>
    <w:bookmarkEnd w:id="23"/>
    <w:p w14:paraId="353269D1" w14:textId="77777777" w:rsidR="00BD5C4C" w:rsidRDefault="00BD5C4C" w:rsidP="00BD5C4C">
      <w:pPr>
        <w:spacing w:line="480" w:lineRule="auto"/>
        <w:rPr>
          <w:b/>
          <w:bCs/>
          <w:sz w:val="32"/>
          <w:szCs w:val="24"/>
          <w:lang w:val="en-US"/>
        </w:rPr>
      </w:pPr>
      <w:r w:rsidRPr="00D00C01">
        <w:rPr>
          <w:b/>
          <w:bCs/>
          <w:sz w:val="32"/>
          <w:szCs w:val="24"/>
          <w:lang w:val="en-AE"/>
        </w:rPr>
        <w:t>Real-Time Responsiveness and Dynamic Optimization</w:t>
      </w:r>
    </w:p>
    <w:p w14:paraId="7EDFAF56" w14:textId="558B6487" w:rsidR="00F62F37" w:rsidRPr="00D00C01" w:rsidRDefault="00BD5C4C" w:rsidP="00BD5C4C">
      <w:pPr>
        <w:spacing w:line="480" w:lineRule="auto"/>
        <w:ind w:firstLine="720"/>
        <w:rPr>
          <w:rFonts w:cs="Times New Roman"/>
          <w:lang w:val="en-US" w:bidi="ar-EG"/>
        </w:rPr>
      </w:pPr>
      <w:r w:rsidRPr="01A6F3E7">
        <w:rPr>
          <w:rFonts w:cs="Times New Roman"/>
          <w:lang w:val="en-US" w:bidi="ar-EG"/>
        </w:rPr>
        <w:t xml:space="preserve">Adaptive Traffic Management (ATM) offers a powerful solution to urban congestion, with one key strength being its ability to provide </w:t>
      </w:r>
      <w:r w:rsidRPr="01A6F3E7">
        <w:rPr>
          <w:rFonts w:cs="Times New Roman"/>
          <w:b/>
          <w:bCs/>
          <w:lang w:val="en-US" w:bidi="ar-EG"/>
        </w:rPr>
        <w:t>real-time responsiveness and dynamic optimization</w:t>
      </w:r>
      <w:r w:rsidRPr="01A6F3E7">
        <w:rPr>
          <w:rFonts w:cs="Times New Roman"/>
          <w:lang w:val="en-US" w:bidi="ar-EG"/>
        </w:rPr>
        <w:t xml:space="preserve"> of traffic flow. Unlike traditional, fixed-time signal systems that operate on pre-programmed schedules, ATM systems use a network of sensors, cameras, and AI to gather and analyze </w:t>
      </w:r>
      <w:r w:rsidRPr="01A6F3E7">
        <w:rPr>
          <w:rFonts w:cs="Times New Roman"/>
          <w:b/>
          <w:bCs/>
          <w:lang w:val="en-US" w:bidi="ar-EG"/>
        </w:rPr>
        <w:t>live traffic data</w:t>
      </w:r>
      <w:r w:rsidRPr="01A6F3E7">
        <w:rPr>
          <w:rFonts w:cs="Times New Roman"/>
          <w:lang w:val="en-US" w:bidi="ar-EG"/>
        </w:rPr>
        <w:t>. This allows traffic signals to be adjusted dynamically in response to actual conditions, such as queue lengths, vehicle volume, and unexpected incidents like accidents. For instance, if one road suddenly experiences heavy congestion, the system can immediately extend its green phase and coordinate with adjacent signals to keep traffic moving, thus maximizing intersection throughput and significantly reducing delays for commuters</w:t>
      </w:r>
      <w:r w:rsidR="00F62F37" w:rsidRPr="01A6F3E7">
        <w:rPr>
          <w:rFonts w:cs="Times New Roman"/>
          <w:lang w:val="en-US" w:bidi="ar-EG"/>
        </w:rPr>
        <w:t>.</w:t>
      </w:r>
    </w:p>
    <w:p w14:paraId="6F6B7742" w14:textId="77777777" w:rsidR="00BD5C4C" w:rsidRDefault="00BD5C4C" w:rsidP="00BD5C4C">
      <w:pPr>
        <w:spacing w:line="480" w:lineRule="auto"/>
        <w:rPr>
          <w:b/>
          <w:bCs/>
          <w:sz w:val="32"/>
          <w:szCs w:val="24"/>
          <w:lang w:val="en-US"/>
        </w:rPr>
      </w:pPr>
      <w:r w:rsidRPr="00D00C01">
        <w:rPr>
          <w:b/>
          <w:bCs/>
          <w:sz w:val="32"/>
          <w:szCs w:val="24"/>
          <w:lang w:val="en-AE"/>
        </w:rPr>
        <w:t>Improved Travel Time Reliability and Delay Reduction</w:t>
      </w:r>
    </w:p>
    <w:p w14:paraId="1BC8FF3C" w14:textId="158603F2" w:rsidR="00F62F37" w:rsidRPr="00D00C01" w:rsidRDefault="00BD5C4C" w:rsidP="00BD5C4C">
      <w:pPr>
        <w:spacing w:line="480" w:lineRule="auto"/>
        <w:ind w:firstLine="720"/>
        <w:rPr>
          <w:rFonts w:cs="Times New Roman"/>
          <w:lang w:val="en-US" w:bidi="ar-EG"/>
        </w:rPr>
      </w:pPr>
      <w:r w:rsidRPr="01A6F3E7">
        <w:rPr>
          <w:rFonts w:cs="Times New Roman"/>
          <w:lang w:val="en-US" w:bidi="ar-EG"/>
        </w:rPr>
        <w:lastRenderedPageBreak/>
        <w:t xml:space="preserve">A second major strength is the substantial improvement in </w:t>
      </w:r>
      <w:r w:rsidRPr="01A6F3E7">
        <w:rPr>
          <w:rFonts w:cs="Times New Roman"/>
          <w:b/>
          <w:bCs/>
          <w:lang w:val="en-US" w:bidi="ar-EG"/>
        </w:rPr>
        <w:t>travel time reliability and reduction in delays</w:t>
      </w:r>
      <w:r w:rsidRPr="01A6F3E7">
        <w:rPr>
          <w:rFonts w:cs="Times New Roman"/>
          <w:lang w:val="en-US" w:bidi="ar-EG"/>
        </w:rPr>
        <w:t>. By optimizing signal timings based on real-time demand across a whole network, Adaptive Traffic Management systems create a much smoother flow of vehicles. This reduces the frequent stop-and-go movements characteristic of congested roads, which in turn leads to shorter overall travel times and greater predictability for commuters. Studies have shown that ATM can improve average travel times by over 10% and significantly reduce delays at intersections, which is a massive benefit for productivity and citizen satisfaction in dense metropolitan areas. This reliability is particularly vital for public transport and logistics operations, ensuring goods and people move efficiently</w:t>
      </w:r>
      <w:r w:rsidR="00F62F37" w:rsidRPr="01A6F3E7">
        <w:rPr>
          <w:rFonts w:cs="Times New Roman"/>
          <w:lang w:val="en-US" w:bidi="ar-EG"/>
        </w:rPr>
        <w:t>.</w:t>
      </w:r>
    </w:p>
    <w:p w14:paraId="14B68600" w14:textId="77777777" w:rsidR="00BD5C4C" w:rsidRDefault="00BD5C4C" w:rsidP="00BD5C4C">
      <w:pPr>
        <w:spacing w:line="480" w:lineRule="auto"/>
        <w:rPr>
          <w:b/>
          <w:bCs/>
          <w:sz w:val="32"/>
          <w:szCs w:val="24"/>
          <w:lang w:val="en-US"/>
        </w:rPr>
      </w:pPr>
      <w:r w:rsidRPr="00D00C01">
        <w:rPr>
          <w:b/>
          <w:bCs/>
          <w:sz w:val="32"/>
          <w:szCs w:val="24"/>
          <w:lang w:val="en-AE"/>
        </w:rPr>
        <w:t>Environmental Sustainability and Enhanced Safety</w:t>
      </w:r>
    </w:p>
    <w:p w14:paraId="350E91F3" w14:textId="4ACE092D" w:rsidR="00E859D9" w:rsidRPr="00E859D9" w:rsidRDefault="00F62F37" w:rsidP="00E859D9">
      <w:pPr>
        <w:spacing w:line="480" w:lineRule="auto"/>
        <w:rPr>
          <w:rFonts w:cs="Times New Roman"/>
          <w:szCs w:val="28"/>
          <w:lang w:val="en-US" w:bidi="ar-EG"/>
        </w:rPr>
      </w:pPr>
      <w:r w:rsidRPr="00D00C01">
        <w:rPr>
          <w:lang w:val="en-AE"/>
        </w:rPr>
        <w:tab/>
      </w:r>
      <w:r w:rsidR="00BD5C4C" w:rsidRPr="00D00C01">
        <w:rPr>
          <w:rFonts w:cs="Times New Roman"/>
          <w:szCs w:val="28"/>
          <w:lang w:val="en-AE" w:bidi="ar-EG"/>
        </w:rPr>
        <w:t xml:space="preserve">Finally, Adaptive Traffic Management contributes to </w:t>
      </w:r>
      <w:r w:rsidR="00BD5C4C" w:rsidRPr="00D00C01">
        <w:rPr>
          <w:rFonts w:cs="Times New Roman"/>
          <w:b/>
          <w:bCs/>
          <w:szCs w:val="28"/>
          <w:lang w:val="en-AE" w:bidi="ar-EG"/>
        </w:rPr>
        <w:t>environmental sustainability and safety</w:t>
      </w:r>
      <w:r w:rsidR="00BD5C4C" w:rsidRPr="00D00C01">
        <w:rPr>
          <w:rFonts w:cs="Times New Roman"/>
          <w:szCs w:val="28"/>
          <w:lang w:val="en-AE" w:bidi="ar-EG"/>
        </w:rPr>
        <w:t xml:space="preserve">. Reducing congestion directly translates to less time vehicles spend idling or accelerating aggressively, which decreases </w:t>
      </w:r>
      <w:r w:rsidR="00BD5C4C" w:rsidRPr="00D00C01">
        <w:rPr>
          <w:rFonts w:cs="Times New Roman"/>
          <w:b/>
          <w:bCs/>
          <w:szCs w:val="28"/>
          <w:lang w:val="en-AE" w:bidi="ar-EG"/>
        </w:rPr>
        <w:t>fuel consumption and greenhouse gas emissions</w:t>
      </w:r>
      <w:r w:rsidR="00570CCD">
        <w:rPr>
          <w:rFonts w:cs="Times New Roman"/>
          <w:szCs w:val="28"/>
          <w:lang w:val="en-US" w:bidi="ar-EG"/>
        </w:rPr>
        <w:t xml:space="preserve">, </w:t>
      </w:r>
      <w:r w:rsidR="00BD5C4C" w:rsidRPr="00D00C01">
        <w:rPr>
          <w:rFonts w:cs="Times New Roman"/>
          <w:szCs w:val="28"/>
          <w:lang w:val="en-AE" w:bidi="ar-EG"/>
        </w:rPr>
        <w:t>a critical benefit for achieving a city's environmental goals. Furthermore, the smoother, more predictable traffic flow enhances road safety. Less aggressive driving and fewer stops at intersections reduce the potential for collisions. Some advanced ATM systems also incorporate priority for emergency vehicles, instantly clearing traffic ahead of ambulances or fire trucks, which drastically improves response times and can save lives</w:t>
      </w:r>
      <w:r w:rsidRPr="00D00C01">
        <w:rPr>
          <w:rFonts w:cs="Times New Roman"/>
          <w:szCs w:val="28"/>
          <w:lang w:val="en-AE" w:bidi="ar-EG"/>
        </w:rPr>
        <w:t>.</w:t>
      </w:r>
      <w:bookmarkStart w:id="24" w:name="_Toc191140641"/>
    </w:p>
    <w:p w14:paraId="7105AA27" w14:textId="77777777" w:rsidR="00E859D9" w:rsidRDefault="00E859D9" w:rsidP="00E859D9">
      <w:pPr>
        <w:pStyle w:val="Heading2"/>
        <w:spacing w:line="480" w:lineRule="auto"/>
        <w:rPr>
          <w:rFonts w:asciiTheme="majorBidi" w:hAnsiTheme="majorBidi"/>
          <w:b/>
          <w:bCs/>
          <w:color w:val="auto"/>
          <w:lang w:val="en-US"/>
        </w:rPr>
      </w:pPr>
    </w:p>
    <w:p w14:paraId="5742AFCB" w14:textId="77777777" w:rsidR="00E859D9" w:rsidRDefault="00E859D9" w:rsidP="00E859D9">
      <w:pPr>
        <w:rPr>
          <w:lang w:val="en-US"/>
        </w:rPr>
      </w:pPr>
    </w:p>
    <w:p w14:paraId="6D5694C1" w14:textId="77777777" w:rsidR="00E859D9" w:rsidRPr="00E859D9" w:rsidRDefault="00E859D9" w:rsidP="00E859D9">
      <w:pPr>
        <w:rPr>
          <w:lang w:val="en-US"/>
        </w:rPr>
      </w:pPr>
    </w:p>
    <w:p w14:paraId="17FF84FD" w14:textId="76C2751C" w:rsidR="00E859D9" w:rsidRPr="00E859D9" w:rsidRDefault="00F62F37" w:rsidP="00E859D9">
      <w:pPr>
        <w:pStyle w:val="Heading2"/>
        <w:spacing w:line="480" w:lineRule="auto"/>
        <w:rPr>
          <w:rFonts w:asciiTheme="majorBidi" w:hAnsiTheme="majorBidi"/>
          <w:b/>
          <w:bCs/>
          <w:color w:val="auto"/>
          <w:lang w:val="en-US"/>
        </w:rPr>
      </w:pPr>
      <w:bookmarkStart w:id="25" w:name="_Toc215823005"/>
      <w:r w:rsidRPr="00D00C01">
        <w:rPr>
          <w:rFonts w:asciiTheme="majorBidi" w:hAnsiTheme="majorBidi"/>
          <w:b/>
          <w:bCs/>
          <w:color w:val="auto"/>
          <w:lang w:val="en-AE"/>
        </w:rPr>
        <w:t>Points of weakness</w:t>
      </w:r>
      <w:bookmarkEnd w:id="24"/>
      <w:bookmarkEnd w:id="25"/>
    </w:p>
    <w:p w14:paraId="1FB683D9" w14:textId="0A6D23B5" w:rsidR="00E859D9" w:rsidRDefault="00E859D9" w:rsidP="00E859D9">
      <w:pPr>
        <w:spacing w:line="480" w:lineRule="auto"/>
        <w:rPr>
          <w:b/>
          <w:bCs/>
          <w:sz w:val="32"/>
          <w:szCs w:val="24"/>
          <w:lang w:val="en-US"/>
        </w:rPr>
      </w:pPr>
      <w:r w:rsidRPr="00D00C01">
        <w:rPr>
          <w:b/>
          <w:bCs/>
          <w:sz w:val="32"/>
          <w:szCs w:val="24"/>
          <w:lang w:val="en-AE"/>
        </w:rPr>
        <w:t>High Implementation and Maintenance Costs</w:t>
      </w:r>
    </w:p>
    <w:p w14:paraId="393CE026" w14:textId="282965F0" w:rsidR="00F62F37" w:rsidRPr="00D00C01" w:rsidRDefault="00333C87" w:rsidP="00333C87">
      <w:pPr>
        <w:spacing w:line="480" w:lineRule="auto"/>
        <w:ind w:firstLine="720"/>
        <w:rPr>
          <w:rFonts w:cs="Times New Roman"/>
          <w:lang w:val="en-US" w:bidi="ar-EG"/>
        </w:rPr>
      </w:pPr>
      <w:r w:rsidRPr="01A6F3E7">
        <w:rPr>
          <w:rFonts w:cs="Times New Roman"/>
          <w:lang w:val="en-US" w:bidi="ar-EG"/>
        </w:rPr>
        <w:t xml:space="preserve">A primary weakness of Adaptive Traffic Management systems is the </w:t>
      </w:r>
      <w:r w:rsidRPr="01A6F3E7">
        <w:rPr>
          <w:rFonts w:cs="Times New Roman"/>
          <w:b/>
          <w:bCs/>
          <w:lang w:val="en-US" w:bidi="ar-EG"/>
        </w:rPr>
        <w:t xml:space="preserve">significant initial investment and ongoing maintenance </w:t>
      </w:r>
      <w:r w:rsidR="00D6648D" w:rsidRPr="01A6F3E7">
        <w:rPr>
          <w:rFonts w:cs="Times New Roman"/>
          <w:b/>
          <w:bCs/>
          <w:lang w:val="en-US" w:bidi="ar-EG"/>
        </w:rPr>
        <w:t>costs</w:t>
      </w:r>
      <w:r w:rsidRPr="01A6F3E7">
        <w:rPr>
          <w:rFonts w:cs="Times New Roman"/>
          <w:lang w:val="en-US" w:bidi="ar-EG"/>
        </w:rPr>
        <w:t>. Deploying an ATM system requires installing expensive infrastructure, including a dense network of high-quality sensors (e.g., inductive loops, cameras, or radar), sophisticated central computers, and specialized communication links across the city. The initial capital outlay can be prohibitive for many municipalities. Furthermore, these high-tech components require specialized personnel for continuous calibration, maintenance, and software updates to ensure accuracy and reliability. A failure in just one component can compromise the entire system's ability to optimize traffic flow, making reliable, costly maintenance a non-negotiable requirement</w:t>
      </w:r>
      <w:r w:rsidR="00F62F37" w:rsidRPr="01A6F3E7">
        <w:rPr>
          <w:rFonts w:cs="Times New Roman"/>
          <w:lang w:val="en-US" w:bidi="ar-EG"/>
        </w:rPr>
        <w:t>.</w:t>
      </w:r>
    </w:p>
    <w:p w14:paraId="7DC6B1FF" w14:textId="77777777" w:rsidR="00333C87" w:rsidRDefault="00333C87" w:rsidP="00333C87">
      <w:pPr>
        <w:spacing w:line="480" w:lineRule="auto"/>
        <w:rPr>
          <w:b/>
          <w:bCs/>
          <w:sz w:val="32"/>
          <w:szCs w:val="24"/>
          <w:lang w:val="en-US"/>
        </w:rPr>
      </w:pPr>
      <w:r w:rsidRPr="00D00C01">
        <w:rPr>
          <w:b/>
          <w:bCs/>
          <w:sz w:val="32"/>
          <w:szCs w:val="24"/>
          <w:lang w:val="en-AE"/>
        </w:rPr>
        <w:t>Data Dependency and System Vulnerability</w:t>
      </w:r>
    </w:p>
    <w:p w14:paraId="315445C6" w14:textId="009244FA" w:rsidR="00F62F37" w:rsidRDefault="002523D4" w:rsidP="002523D4">
      <w:pPr>
        <w:spacing w:line="480" w:lineRule="auto"/>
        <w:ind w:firstLine="720"/>
        <w:rPr>
          <w:rFonts w:cs="Times New Roman"/>
          <w:szCs w:val="28"/>
          <w:lang w:val="en-US" w:bidi="ar-EG"/>
        </w:rPr>
      </w:pPr>
      <w:r w:rsidRPr="00D00C01">
        <w:rPr>
          <w:rFonts w:cs="Times New Roman"/>
          <w:szCs w:val="28"/>
          <w:lang w:val="en-AE" w:bidi="ar-EG"/>
        </w:rPr>
        <w:t xml:space="preserve">ATM systems are heavily reliant on the continuous and accurate flow of </w:t>
      </w:r>
      <w:r w:rsidRPr="00D00C01">
        <w:rPr>
          <w:rFonts w:cs="Times New Roman"/>
          <w:b/>
          <w:bCs/>
          <w:szCs w:val="28"/>
          <w:lang w:val="en-AE" w:bidi="ar-EG"/>
        </w:rPr>
        <w:t>real-time data</w:t>
      </w:r>
      <w:r w:rsidRPr="00D00C01">
        <w:rPr>
          <w:rFonts w:cs="Times New Roman"/>
          <w:szCs w:val="28"/>
          <w:lang w:val="en-AE" w:bidi="ar-EG"/>
        </w:rPr>
        <w:t>, which presents a critical point of weakness and vulnerability. If sensors are damaged, obscured, or malfunction</w:t>
      </w:r>
      <w:r>
        <w:rPr>
          <w:rFonts w:cs="Times New Roman"/>
          <w:szCs w:val="28"/>
          <w:lang w:val="en-US" w:bidi="ar-EG"/>
        </w:rPr>
        <w:t xml:space="preserve"> </w:t>
      </w:r>
      <w:r w:rsidRPr="00D00C01">
        <w:rPr>
          <w:rFonts w:cs="Times New Roman"/>
          <w:szCs w:val="28"/>
          <w:lang w:val="en-AE" w:bidi="ar-EG"/>
        </w:rPr>
        <w:t xml:space="preserve">due to weather, construction, or </w:t>
      </w:r>
      <w:r w:rsidRPr="00D00C01">
        <w:rPr>
          <w:rFonts w:cs="Times New Roman"/>
          <w:szCs w:val="28"/>
          <w:lang w:val="en-AE" w:bidi="ar-EG"/>
        </w:rPr>
        <w:lastRenderedPageBreak/>
        <w:t xml:space="preserve">vandalism, the system's input data becomes flawed, leading to poor signal timing decisions and potentially worsening congestion instead of alleviating it. Moreover, the reliance on advanced communication networks and software makes the system susceptible to </w:t>
      </w:r>
      <w:r w:rsidRPr="00D00C01">
        <w:rPr>
          <w:rFonts w:cs="Times New Roman"/>
          <w:b/>
          <w:bCs/>
          <w:szCs w:val="28"/>
          <w:lang w:val="en-AE" w:bidi="ar-EG"/>
        </w:rPr>
        <w:t>cybersecurity threats</w:t>
      </w:r>
      <w:r w:rsidRPr="00D00C01">
        <w:rPr>
          <w:rFonts w:cs="Times New Roman"/>
          <w:szCs w:val="28"/>
          <w:lang w:val="en-AE" w:bidi="ar-EG"/>
        </w:rPr>
        <w:t>. A successful cyberattack could disrupt traffic operations across the entire city, leading to chaos and delays far greater than those caused by traditional congestion. Ensuring data integrity and network security requires constant vigilance and resources</w:t>
      </w:r>
      <w:r w:rsidR="00F62F37" w:rsidRPr="00D00C01">
        <w:rPr>
          <w:rFonts w:cs="Times New Roman"/>
          <w:szCs w:val="28"/>
          <w:lang w:val="en-AE" w:bidi="ar-EG"/>
        </w:rPr>
        <w:t xml:space="preserve">. </w:t>
      </w:r>
    </w:p>
    <w:p w14:paraId="24C4B498" w14:textId="5495A94E" w:rsidR="004C5390" w:rsidRDefault="004C5390" w:rsidP="004C5390">
      <w:pPr>
        <w:spacing w:line="480" w:lineRule="auto"/>
        <w:rPr>
          <w:b/>
          <w:bCs/>
          <w:sz w:val="32"/>
          <w:szCs w:val="24"/>
          <w:lang w:val="en-US"/>
        </w:rPr>
      </w:pPr>
      <w:r w:rsidRPr="00D00C01">
        <w:rPr>
          <w:b/>
          <w:bCs/>
          <w:sz w:val="32"/>
          <w:szCs w:val="24"/>
          <w:lang w:val="en-AE"/>
        </w:rPr>
        <w:t>Integration Challenges and Public Perception</w:t>
      </w:r>
    </w:p>
    <w:p w14:paraId="64BC194B" w14:textId="05292FDE" w:rsidR="004C5390" w:rsidRPr="004C5390" w:rsidRDefault="00BC0813" w:rsidP="000F652E">
      <w:pPr>
        <w:spacing w:line="480" w:lineRule="auto"/>
        <w:ind w:firstLine="720"/>
        <w:rPr>
          <w:b/>
          <w:bCs/>
          <w:sz w:val="32"/>
          <w:szCs w:val="24"/>
          <w:lang w:val="en-US"/>
        </w:rPr>
      </w:pPr>
      <w:r w:rsidRPr="00D00C01">
        <w:rPr>
          <w:lang w:val="en-AE"/>
        </w:rPr>
        <w:t xml:space="preserve">The success of ATM depends on seamless </w:t>
      </w:r>
      <w:r w:rsidRPr="00D00C01">
        <w:rPr>
          <w:b/>
          <w:bCs/>
          <w:lang w:val="en-AE"/>
        </w:rPr>
        <w:t>integration with existing infrastructure</w:t>
      </w:r>
      <w:r w:rsidRPr="00D00C01">
        <w:rPr>
          <w:lang w:val="en-AE"/>
        </w:rPr>
        <w:t xml:space="preserve"> and the smooth </w:t>
      </w:r>
      <w:r w:rsidRPr="00D00C01">
        <w:rPr>
          <w:b/>
          <w:bCs/>
          <w:lang w:val="en-AE"/>
        </w:rPr>
        <w:t>acceptance by the public</w:t>
      </w:r>
      <w:r w:rsidRPr="00D00C01">
        <w:rPr>
          <w:lang w:val="en-AE"/>
        </w:rPr>
        <w:t xml:space="preserve">. Integrating new, proprietary ATM software and hardware with older, legacy traffic signal controllers and communication systems can be technically complex and time-consuming, leading to interoperability issues and phased deployment delays. On the public side, initial deployment can sometimes lead to localized traffic flow changes that commuters perceive as unfair or inefficient, especially during the testing and calibration phases. Managing </w:t>
      </w:r>
      <w:r w:rsidRPr="00D00C01">
        <w:rPr>
          <w:b/>
          <w:bCs/>
          <w:lang w:val="en-AE"/>
        </w:rPr>
        <w:t>public perception</w:t>
      </w:r>
      <w:r w:rsidRPr="00D00C01">
        <w:rPr>
          <w:lang w:val="en-AE"/>
        </w:rPr>
        <w:t xml:space="preserve"> and securing stakeholder buy-in is challenging, as any initial failure or disruption can quickly erode trust in the technology and jeopardize long-term adoption.</w:t>
      </w:r>
    </w:p>
    <w:p w14:paraId="09058564" w14:textId="6FB01D98" w:rsidR="00F62F37" w:rsidRPr="004B3267" w:rsidRDefault="004B3267" w:rsidP="004B3267">
      <w:pPr>
        <w:pStyle w:val="Heading1"/>
        <w:spacing w:line="480" w:lineRule="auto"/>
        <w:rPr>
          <w:rFonts w:asciiTheme="majorBidi" w:hAnsiTheme="majorBidi"/>
          <w:b/>
          <w:bCs/>
          <w:color w:val="auto"/>
          <w:sz w:val="32"/>
          <w:szCs w:val="32"/>
          <w:lang w:val="en-US"/>
        </w:rPr>
      </w:pPr>
      <w:bookmarkStart w:id="26" w:name="_Toc215823006"/>
      <w:r w:rsidRPr="004B3267">
        <w:rPr>
          <w:rFonts w:asciiTheme="majorBidi" w:hAnsiTheme="majorBidi"/>
          <w:b/>
          <w:bCs/>
          <w:color w:val="auto"/>
          <w:sz w:val="32"/>
          <w:szCs w:val="32"/>
          <w:lang w:val="en-US"/>
        </w:rPr>
        <w:lastRenderedPageBreak/>
        <w:t>The CIRTA Traffic Management System</w:t>
      </w:r>
      <w:bookmarkEnd w:id="26"/>
    </w:p>
    <w:p w14:paraId="33DAF33E" w14:textId="63A964EE" w:rsidR="00F62F37" w:rsidRPr="00E107F9" w:rsidRDefault="004E3161" w:rsidP="00E107F9">
      <w:pPr>
        <w:spacing w:line="480" w:lineRule="auto"/>
        <w:ind w:firstLine="720"/>
        <w:rPr>
          <w:szCs w:val="28"/>
          <w:lang w:val="en-US" w:bidi="ar-EG"/>
        </w:rPr>
      </w:pPr>
      <w:r>
        <w:rPr>
          <w:noProof/>
        </w:rPr>
        <mc:AlternateContent>
          <mc:Choice Requires="wps">
            <w:drawing>
              <wp:anchor distT="0" distB="0" distL="114300" distR="114300" simplePos="0" relativeHeight="251658279" behindDoc="1" locked="0" layoutInCell="1" allowOverlap="1" wp14:anchorId="7491E82F" wp14:editId="4106A6C2">
                <wp:simplePos x="0" y="0"/>
                <wp:positionH relativeFrom="column">
                  <wp:posOffset>3583978</wp:posOffset>
                </wp:positionH>
                <wp:positionV relativeFrom="paragraph">
                  <wp:posOffset>1871793</wp:posOffset>
                </wp:positionV>
                <wp:extent cx="2593340" cy="635"/>
                <wp:effectExtent l="0" t="0" r="16510" b="8255"/>
                <wp:wrapTight wrapText="bothSides">
                  <wp:wrapPolygon edited="0">
                    <wp:start x="0" y="0"/>
                    <wp:lineTo x="0" y="20698"/>
                    <wp:lineTo x="21579" y="20698"/>
                    <wp:lineTo x="21579" y="0"/>
                    <wp:lineTo x="0" y="0"/>
                  </wp:wrapPolygon>
                </wp:wrapTight>
                <wp:docPr id="1443421408" name="Text Box 1"/>
                <wp:cNvGraphicFramePr/>
                <a:graphic xmlns:a="http://schemas.openxmlformats.org/drawingml/2006/main">
                  <a:graphicData uri="http://schemas.microsoft.com/office/word/2010/wordprocessingShape">
                    <wps:wsp>
                      <wps:cNvSpPr txBox="1"/>
                      <wps:spPr>
                        <a:xfrm>
                          <a:off x="0" y="0"/>
                          <a:ext cx="2593340" cy="635"/>
                        </a:xfrm>
                        <a:prstGeom prst="rect">
                          <a:avLst/>
                        </a:prstGeom>
                        <a:noFill/>
                        <a:ln>
                          <a:noFill/>
                        </a:ln>
                      </wps:spPr>
                      <wps:txbx>
                        <w:txbxContent>
                          <w:p w14:paraId="0AEAD31F" w14:textId="399BFC1E" w:rsidR="004E3161" w:rsidRPr="004E3161" w:rsidRDefault="004E3161" w:rsidP="004E3161">
                            <w:pPr>
                              <w:pStyle w:val="Caption"/>
                              <w:rPr>
                                <w:noProof/>
                                <w:sz w:val="28"/>
                                <w:szCs w:val="22"/>
                                <w:lang w:val="en-US"/>
                              </w:rPr>
                            </w:pPr>
                            <w:r>
                              <w:rPr>
                                <w:lang w:val="en-US"/>
                              </w:rPr>
                              <w:t>Figure 19</w:t>
                            </w:r>
                            <w:r w:rsidR="00EC5497">
                              <w:rPr>
                                <w:lang w:val="en-US"/>
                              </w:rPr>
                              <w:t xml:space="preserve"> The CIRTA </w:t>
                            </w:r>
                            <w:r w:rsidR="0060545C">
                              <w:rPr>
                                <w:lang w:val="en-US"/>
                              </w:rPr>
                              <w:t>traffic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1E82F" id="_x0000_s1045" type="#_x0000_t202" style="position:absolute;left:0;text-align:left;margin-left:282.2pt;margin-top:147.4pt;width:204.2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" filled="f" stroked="f">
                <v:textbox style="mso-fit-shape-to-text:t" inset="0,0,0,0">
                  <w:txbxContent>
                    <w:p w14:paraId="0AEAD31F" w14:textId="399BFC1E" w:rsidR="004E3161" w:rsidRPr="004E3161" w:rsidRDefault="004E3161" w:rsidP="004E3161">
                      <w:pPr>
                        <w:pStyle w:val="Caption"/>
                        <w:rPr>
                          <w:noProof/>
                          <w:sz w:val="28"/>
                          <w:szCs w:val="22"/>
                          <w:lang w:val="en-US"/>
                        </w:rPr>
                      </w:pPr>
                      <w:r>
                        <w:rPr>
                          <w:lang w:val="en-US"/>
                        </w:rPr>
                        <w:t>Figure 19</w:t>
                      </w:r>
                      <w:r w:rsidR="00EC5497">
                        <w:rPr>
                          <w:lang w:val="en-US"/>
                        </w:rPr>
                        <w:t xml:space="preserve"> The CIRTA </w:t>
                      </w:r>
                      <w:r w:rsidR="0060545C">
                        <w:rPr>
                          <w:lang w:val="en-US"/>
                        </w:rPr>
                        <w:t>traffic management</w:t>
                      </w:r>
                    </w:p>
                  </w:txbxContent>
                </v:textbox>
                <w10:wrap type="tight"/>
              </v:shape>
            </w:pict>
          </mc:Fallback>
        </mc:AlternateContent>
      </w:r>
      <w:r w:rsidR="00E5133A">
        <w:rPr>
          <w:noProof/>
        </w:rPr>
        <w:drawing>
          <wp:anchor distT="0" distB="0" distL="114300" distR="114300" simplePos="0" relativeHeight="251658269" behindDoc="1" locked="0" layoutInCell="1" allowOverlap="1" wp14:anchorId="6D1C410A" wp14:editId="2E8B50BD">
            <wp:simplePos x="0" y="0"/>
            <wp:positionH relativeFrom="margin">
              <wp:align>right</wp:align>
            </wp:positionH>
            <wp:positionV relativeFrom="paragraph">
              <wp:posOffset>104140</wp:posOffset>
            </wp:positionV>
            <wp:extent cx="2593340" cy="1728555"/>
            <wp:effectExtent l="0" t="0" r="0" b="5080"/>
            <wp:wrapTight wrapText="bothSides">
              <wp:wrapPolygon edited="0">
                <wp:start x="0" y="0"/>
                <wp:lineTo x="0" y="21425"/>
                <wp:lineTo x="21420" y="21425"/>
                <wp:lineTo x="21420" y="0"/>
                <wp:lineTo x="0" y="0"/>
              </wp:wrapPolygon>
            </wp:wrapTight>
            <wp:docPr id="657493922" name="Picture 31" descr="AI in Traffic Management | Isar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in Traffic Management | Isarsof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93340" cy="1728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08A3" w:rsidRPr="001908A3">
        <w:rPr>
          <w:rFonts w:cs="Times New Roman"/>
          <w:szCs w:val="28"/>
          <w:lang w:val="en-US" w:bidi="ar-EG"/>
        </w:rPr>
        <w:t>The CIRTA Traffic Management System (TMS) represents a vital component of modern urban infrastructure, dedicated to optimizing mobility, enhancing public safety, and improving quality of life within its service area. The system acts as a sophisticated nerve center, integrating various technologies to achieve a proactive and dynamic approach to traffic control, moving beyond static, time-based signal planning</w:t>
      </w:r>
      <w:r w:rsidR="00F62F37" w:rsidRPr="00D00C01">
        <w:rPr>
          <w:rFonts w:cs="Times New Roman"/>
          <w:szCs w:val="28"/>
          <w:lang w:val="en-AE" w:bidi="ar-EG"/>
        </w:rPr>
        <w:t>.</w:t>
      </w:r>
      <w:r w:rsidR="00F62F37" w:rsidRPr="00D00C01">
        <w:rPr>
          <w:rFonts w:cs="Times New Roman"/>
          <w:szCs w:val="28"/>
          <w:lang w:val="en-AE" w:bidi="ar-EG"/>
        </w:rPr>
        <w:br/>
      </w:r>
      <w:r w:rsidR="00F62F37" w:rsidRPr="00D00C01">
        <w:rPr>
          <w:rFonts w:cs="Times New Roman"/>
          <w:szCs w:val="28"/>
          <w:lang w:val="en-AE" w:bidi="ar-EG"/>
        </w:rPr>
        <w:tab/>
      </w:r>
      <w:r w:rsidR="00E107F9" w:rsidRPr="00E107F9">
        <w:rPr>
          <w:szCs w:val="28"/>
          <w:lang w:val="en-US" w:bidi="ar-EG"/>
        </w:rPr>
        <w:t>At its core, the CIRTA TMS operates on real-time data collection. This data is continuously streamed from an extensive network of physical assets, including in-road loop detectors, roadside cameras (CCTV), and Bluetooth/WiFi sensors. This integrated data allows operators within the Traffic Management Center (TMC) to quickly identify incidents, accidents, congestion hotspots, and severe weather events. The goal is rapid detection and dissemination of information to both responders and the traveling public</w:t>
      </w:r>
      <w:r w:rsidR="00F62F37" w:rsidRPr="00D00C01">
        <w:rPr>
          <w:rFonts w:cs="Times New Roman"/>
          <w:szCs w:val="28"/>
          <w:lang w:val="en-AE" w:bidi="ar-EG"/>
        </w:rPr>
        <w:t xml:space="preserve">. </w:t>
      </w:r>
      <w:r w:rsidR="00F62F37" w:rsidRPr="00D00C01">
        <w:rPr>
          <w:rFonts w:cs="Times New Roman"/>
          <w:szCs w:val="28"/>
          <w:lang w:val="en-AE" w:bidi="ar-EG"/>
        </w:rPr>
        <w:br/>
      </w:r>
      <w:r w:rsidR="00F62F37" w:rsidRPr="00D00C01">
        <w:rPr>
          <w:rFonts w:cs="Times New Roman"/>
          <w:szCs w:val="28"/>
          <w:lang w:val="en-AE" w:bidi="ar-EG"/>
        </w:rPr>
        <w:tab/>
      </w:r>
      <w:r w:rsidR="00E107F9" w:rsidRPr="00E107F9">
        <w:rPr>
          <w:szCs w:val="28"/>
          <w:lang w:val="en-US" w:bidi="ar-EG"/>
        </w:rPr>
        <w:t xml:space="preserve">The collected intelligence fuels the system’s primary function: responsive traffic control. Operators utilize dynamic signal timing software to adjust light cycles based on actual demand, prioritizing flow on congested corridors or clearing paths for emergency vehicles. Furthermore, the system manages a network of variable message signs (VMS), providing crucial, immediate updates on travel times, road closures, and alternative routes. By fostering better situational </w:t>
      </w:r>
      <w:r w:rsidR="00E107F9" w:rsidRPr="00E107F9">
        <w:rPr>
          <w:szCs w:val="28"/>
          <w:lang w:val="en-US" w:bidi="ar-EG"/>
        </w:rPr>
        <w:lastRenderedPageBreak/>
        <w:t>awareness and maximizing the efficiency of existing road networks, the CIRTA TMS significantly reduces vehicle idling, decreases fuel consumption, and ultimately contributes to safer and more sustainable regional transportation</w:t>
      </w:r>
      <w:r w:rsidR="00F62F37" w:rsidRPr="00D00C01">
        <w:rPr>
          <w:rFonts w:cs="Times New Roman"/>
          <w:szCs w:val="28"/>
          <w:lang w:val="en-AE" w:bidi="ar-EG"/>
        </w:rPr>
        <w:t>.</w:t>
      </w:r>
    </w:p>
    <w:p w14:paraId="71B267EA" w14:textId="77777777" w:rsidR="00F62F37" w:rsidRPr="00D00C01" w:rsidRDefault="00F62F37" w:rsidP="00CE1E7A">
      <w:pPr>
        <w:pStyle w:val="Heading3"/>
        <w:spacing w:line="480" w:lineRule="auto"/>
        <w:jc w:val="center"/>
        <w:rPr>
          <w:rFonts w:cs="Times New Roman"/>
          <w:b/>
          <w:color w:val="0D0D0D" w:themeColor="text1" w:themeTint="F2"/>
          <w:sz w:val="32"/>
          <w:lang w:val="en-AE" w:bidi="ar-EG"/>
        </w:rPr>
      </w:pPr>
      <w:bookmarkStart w:id="27" w:name="_Toc191140645"/>
      <w:bookmarkStart w:id="28" w:name="_Toc215823007"/>
      <w:r w:rsidRPr="00D00C01">
        <w:rPr>
          <w:rFonts w:cs="Times New Roman"/>
          <w:b/>
          <w:color w:val="0D0D0D" w:themeColor="text1" w:themeTint="F2"/>
          <w:sz w:val="32"/>
          <w:lang w:val="en-AE" w:bidi="ar-EG"/>
        </w:rPr>
        <w:t>Mechanism</w:t>
      </w:r>
      <w:bookmarkEnd w:id="27"/>
      <w:bookmarkEnd w:id="28"/>
    </w:p>
    <w:p w14:paraId="6EEA7AEC" w14:textId="07387D20" w:rsidR="00F62F37" w:rsidRPr="00071DC4" w:rsidRDefault="007E0407" w:rsidP="00071DC4">
      <w:pPr>
        <w:spacing w:line="480" w:lineRule="auto"/>
        <w:ind w:firstLine="720"/>
        <w:rPr>
          <w:szCs w:val="28"/>
          <w:lang w:val="en-US" w:bidi="ar-EG"/>
        </w:rPr>
      </w:pPr>
      <w:r w:rsidRPr="007E0407">
        <w:rPr>
          <w:rFonts w:cs="Times New Roman"/>
          <w:szCs w:val="28"/>
          <w:lang w:val="en-US" w:bidi="ar-EG"/>
        </w:rPr>
        <w:t xml:space="preserve">The mechanism of the CIRTA Traffic Management System (TMS) is fundamentally a closed-loop, adaptive control process designed to optimize traffic flow in real time. This dynamic functionality is achieved through three interconnected phases: data acquisition, centralized processing, and dynamic actuation. The process begins with the extensive data collection network, which serves as the system’s eyes and ears. Physical infrastructure, including inductive in-road loop detectors, high-definition CCTV cameras, and wireless Bluetooth/WiFi sensors, continuously </w:t>
      </w:r>
      <w:r w:rsidR="00071DC4" w:rsidRPr="007E0407">
        <w:rPr>
          <w:rFonts w:cs="Times New Roman"/>
          <w:szCs w:val="28"/>
          <w:lang w:val="en-US" w:bidi="ar-EG"/>
        </w:rPr>
        <w:t>stream</w:t>
      </w:r>
      <w:r w:rsidRPr="007E0407">
        <w:rPr>
          <w:rFonts w:cs="Times New Roman"/>
          <w:szCs w:val="28"/>
          <w:lang w:val="en-US" w:bidi="ar-EG"/>
        </w:rPr>
        <w:t xml:space="preserve"> high-volume, real-time metrics</w:t>
      </w:r>
      <w:r w:rsidR="00F72FFB">
        <w:rPr>
          <w:rFonts w:cs="Times New Roman"/>
          <w:szCs w:val="28"/>
          <w:lang w:val="en-US" w:bidi="ar-EG"/>
        </w:rPr>
        <w:t>,</w:t>
      </w:r>
      <w:r w:rsidRPr="007E0407">
        <w:rPr>
          <w:rFonts w:cs="Times New Roman"/>
          <w:szCs w:val="28"/>
          <w:lang w:val="en-US" w:bidi="ar-EG"/>
        </w:rPr>
        <w:t xml:space="preserve"> such as vehicle counts, speed, occupancy, and queue lengths</w:t>
      </w:r>
      <w:r w:rsidR="00F72FFB">
        <w:rPr>
          <w:rFonts w:cs="Times New Roman"/>
          <w:szCs w:val="28"/>
          <w:lang w:val="en-US" w:bidi="ar-EG"/>
        </w:rPr>
        <w:t xml:space="preserve">, </w:t>
      </w:r>
      <w:r w:rsidRPr="007E0407">
        <w:rPr>
          <w:rFonts w:cs="Times New Roman"/>
          <w:szCs w:val="28"/>
          <w:lang w:val="en-US" w:bidi="ar-EG"/>
        </w:rPr>
        <w:t>to the Traffic Management Center (TMC). This constant inflow ensures the system has an accurate, instantaneous picture of the entire road network's status, crucial for timely incident detection and congestion forecasting</w:t>
      </w:r>
      <w:r w:rsidR="00F62F37" w:rsidRPr="00D00C01">
        <w:rPr>
          <w:rFonts w:cs="Times New Roman"/>
          <w:szCs w:val="28"/>
          <w:lang w:val="en-AE" w:bidi="ar-EG"/>
        </w:rPr>
        <w:t>.</w:t>
      </w:r>
      <w:r w:rsidR="00F62F37" w:rsidRPr="00D00C01">
        <w:rPr>
          <w:rFonts w:asciiTheme="majorBidi" w:hAnsiTheme="majorBidi" w:cstheme="majorBidi"/>
          <w:szCs w:val="28"/>
          <w:lang w:val="en-AE"/>
        </w:rPr>
        <w:br/>
      </w:r>
      <w:r w:rsidR="00F62F37" w:rsidRPr="00D00C01">
        <w:rPr>
          <w:rFonts w:asciiTheme="majorBidi" w:hAnsiTheme="majorBidi" w:cstheme="majorBidi"/>
          <w:szCs w:val="28"/>
          <w:lang w:val="en-AE"/>
        </w:rPr>
        <w:tab/>
      </w:r>
      <w:r w:rsidR="00071DC4" w:rsidRPr="00071DC4">
        <w:rPr>
          <w:szCs w:val="28"/>
          <w:lang w:val="en-US" w:bidi="ar-EG"/>
        </w:rPr>
        <w:t xml:space="preserve">Once raw data reaches the TMC, it enters the sophisticated processing phase, the system's brain. Specialized proprietary software analyzes the integrated streams, calculating demand-based signal parameters and running predictive models to forecast congestion patterns. When incidents or heavy flow imbalances are detected, operators or automated algorithms make critical decisions to modify </w:t>
      </w:r>
      <w:r w:rsidR="00071DC4" w:rsidRPr="00071DC4">
        <w:rPr>
          <w:szCs w:val="28"/>
          <w:lang w:val="en-US" w:bidi="ar-EG"/>
        </w:rPr>
        <w:lastRenderedPageBreak/>
        <w:t>the network’s behavior based on predefined mobility objectives</w:t>
      </w:r>
      <w:r w:rsidR="00F62F37" w:rsidRPr="00D00C01">
        <w:rPr>
          <w:rFonts w:cs="Times New Roman"/>
          <w:szCs w:val="28"/>
          <w:lang w:val="en-AE" w:bidi="ar-EG"/>
        </w:rPr>
        <w:t>.</w:t>
      </w:r>
      <w:r w:rsidR="00F62F37" w:rsidRPr="00D00C01">
        <w:rPr>
          <w:rFonts w:cs="Times New Roman"/>
          <w:szCs w:val="28"/>
          <w:lang w:val="en-AE" w:bidi="ar-EG"/>
        </w:rPr>
        <w:br/>
      </w:r>
      <w:r w:rsidR="00F62F37" w:rsidRPr="00D00C01">
        <w:rPr>
          <w:rFonts w:cs="Times New Roman"/>
          <w:szCs w:val="28"/>
          <w:lang w:val="en-AE" w:bidi="ar-EG"/>
        </w:rPr>
        <w:tab/>
      </w:r>
      <w:r w:rsidR="00071DC4" w:rsidRPr="00071DC4">
        <w:rPr>
          <w:szCs w:val="28"/>
          <w:lang w:val="en-US" w:bidi="ar-EG"/>
        </w:rPr>
        <w:t>The final phase is dynamic actuation, where the system implements its control decisions. This involves adjusting traffic light cycles using dynamic signal timing, which overrides static plans to allocate green time where demand is highest or to clear paths for public transport and emergency vehicles. Simultaneously, the system utilizes Variable Message Signs (VMS) to relay essential information directly to motorists, informing them of accidents, alternative routes, and estimated travel times. This continuous, three-part loop allows the CIRTA TMS to intelligently manage traffic, ensuring roadway capacity is efficiently utilized and mitigating congestion before it becomes catastrophic</w:t>
      </w:r>
      <w:r w:rsidR="00F62F37" w:rsidRPr="00D00C01">
        <w:rPr>
          <w:rFonts w:cs="Times New Roman"/>
          <w:szCs w:val="28"/>
          <w:lang w:val="en-AE" w:bidi="ar-EG"/>
        </w:rPr>
        <w:t>.</w:t>
      </w:r>
    </w:p>
    <w:p w14:paraId="347A9317" w14:textId="77777777" w:rsidR="00F62F37" w:rsidRPr="00D00C01" w:rsidRDefault="00F62F37" w:rsidP="00CE1E7A">
      <w:pPr>
        <w:spacing w:line="480" w:lineRule="auto"/>
        <w:rPr>
          <w:rFonts w:cs="Times New Roman"/>
          <w:szCs w:val="28"/>
          <w:lang w:val="en-AE" w:bidi="ar-EG"/>
        </w:rPr>
      </w:pPr>
    </w:p>
    <w:p w14:paraId="5D69ADCC" w14:textId="77777777" w:rsidR="00F62F37" w:rsidRPr="00631839" w:rsidRDefault="00F62F37" w:rsidP="00CE1E7A">
      <w:pPr>
        <w:pStyle w:val="Heading3"/>
        <w:spacing w:line="480" w:lineRule="auto"/>
        <w:jc w:val="center"/>
        <w:rPr>
          <w:rFonts w:cs="Times New Roman"/>
          <w:b/>
          <w:color w:val="0D0D0D" w:themeColor="text1" w:themeTint="F2"/>
          <w:sz w:val="32"/>
          <w:lang w:val="en-US" w:bidi="ar-EG"/>
        </w:rPr>
      </w:pPr>
      <w:bookmarkStart w:id="29" w:name="_Toc215823008"/>
      <w:r w:rsidRPr="00D00C01">
        <w:rPr>
          <w:rFonts w:cs="Times New Roman"/>
          <w:b/>
          <w:color w:val="0D0D0D" w:themeColor="text1" w:themeTint="F2"/>
          <w:sz w:val="32"/>
          <w:lang w:val="en-AE" w:bidi="ar-EG"/>
        </w:rPr>
        <w:t>Points of strength</w:t>
      </w:r>
      <w:bookmarkEnd w:id="29"/>
    </w:p>
    <w:p w14:paraId="16C4AA86" w14:textId="30D448FC" w:rsidR="00AF065C" w:rsidRDefault="008D7E43" w:rsidP="00AF065C">
      <w:pPr>
        <w:spacing w:line="480" w:lineRule="auto"/>
        <w:rPr>
          <w:rFonts w:cs="Times New Roman"/>
          <w:szCs w:val="28"/>
          <w:rtl/>
          <w:lang w:bidi="ar-EG"/>
        </w:rPr>
      </w:pPr>
      <w:r w:rsidRPr="00D00C01">
        <w:rPr>
          <w:rFonts w:cs="Times New Roman"/>
          <w:b/>
          <w:bCs/>
          <w:sz w:val="32"/>
          <w:szCs w:val="32"/>
          <w:lang w:val="en-AE" w:bidi="ar-EG"/>
        </w:rPr>
        <w:t>Dynamic Optimization for Seamless Flow</w:t>
      </w:r>
    </w:p>
    <w:p w14:paraId="3A3D6026" w14:textId="0676CDDF" w:rsidR="00F62F37" w:rsidRDefault="00AF065C" w:rsidP="00AF065C">
      <w:pPr>
        <w:spacing w:line="480" w:lineRule="auto"/>
        <w:ind w:firstLine="720"/>
        <w:rPr>
          <w:rFonts w:cs="Times New Roman"/>
          <w:szCs w:val="28"/>
          <w:lang w:val="en-US" w:bidi="ar-EG"/>
        </w:rPr>
      </w:pPr>
      <w:r w:rsidRPr="00D00C01">
        <w:rPr>
          <w:rFonts w:cs="Times New Roman"/>
          <w:szCs w:val="28"/>
          <w:lang w:val="en-AE" w:bidi="ar-EG"/>
        </w:rPr>
        <w:t xml:space="preserve">The CIRTA Traffic Management System's primary strength is its </w:t>
      </w:r>
      <w:r w:rsidRPr="00D00C01">
        <w:rPr>
          <w:rFonts w:cs="Times New Roman"/>
          <w:b/>
          <w:bCs/>
          <w:szCs w:val="28"/>
          <w:lang w:val="en-AE" w:bidi="ar-EG"/>
        </w:rPr>
        <w:t>Dynamic Optimization for Seamless Flow</w:t>
      </w:r>
      <w:r w:rsidRPr="00D00C01">
        <w:rPr>
          <w:rFonts w:cs="Times New Roman"/>
          <w:szCs w:val="28"/>
          <w:lang w:val="en-AE" w:bidi="ar-EG"/>
        </w:rPr>
        <w:t xml:space="preserve">, which leverages its nature as an </w:t>
      </w:r>
      <w:r w:rsidRPr="00D00C01">
        <w:rPr>
          <w:rFonts w:cs="Times New Roman"/>
          <w:b/>
          <w:bCs/>
          <w:szCs w:val="28"/>
          <w:lang w:val="en-AE" w:bidi="ar-EG"/>
        </w:rPr>
        <w:t>Intelligent Traffic System (ITS)</w:t>
      </w:r>
      <w:r w:rsidRPr="00D00C01">
        <w:rPr>
          <w:rFonts w:cs="Times New Roman"/>
          <w:szCs w:val="28"/>
          <w:lang w:val="en-AE" w:bidi="ar-EG"/>
        </w:rPr>
        <w:t xml:space="preserve">. It uses an extensive network of sensors, cameras, and data analytics to capture real-time traffic data on volume, speed, and congestion. Through the power of Artificial Intelligence (AI) and predictive algorithms, the system can dynamically and instantly adjust traffic signal timings and phase sequences across an entire corridor or network. </w:t>
      </w:r>
      <w:r w:rsidRPr="004633D0">
        <w:rPr>
          <w:rFonts w:cs="Times New Roman"/>
          <w:szCs w:val="28"/>
          <w:lang w:val="en-AE" w:bidi="ar-EG"/>
        </w:rPr>
        <w:t xml:space="preserve">This continuous, adaptive control mechanism is instrumental in reducing standing queues, minimizing unnecessary </w:t>
      </w:r>
      <w:r w:rsidRPr="004633D0">
        <w:rPr>
          <w:rFonts w:cs="Times New Roman"/>
          <w:szCs w:val="28"/>
          <w:lang w:val="en-AE" w:bidi="ar-EG"/>
        </w:rPr>
        <w:lastRenderedPageBreak/>
        <w:t>delays, and smoothing out traffic bottlenecks, ensuring faster, more reliable travel times for all commuters</w:t>
      </w:r>
      <w:r w:rsidR="00F62F37" w:rsidRPr="004633D0">
        <w:rPr>
          <w:rFonts w:cs="Times New Roman"/>
          <w:szCs w:val="28"/>
          <w:lang w:val="en-AE" w:bidi="ar-EG"/>
        </w:rPr>
        <w:t>.</w:t>
      </w:r>
    </w:p>
    <w:p w14:paraId="64858B6F" w14:textId="77777777" w:rsidR="009358F4" w:rsidRDefault="009358F4" w:rsidP="0085227C">
      <w:pPr>
        <w:spacing w:line="480" w:lineRule="auto"/>
        <w:rPr>
          <w:rFonts w:cs="Times New Roman"/>
          <w:b/>
          <w:bCs/>
          <w:sz w:val="32"/>
          <w:szCs w:val="32"/>
          <w:rtl/>
          <w:lang w:bidi="ar-EG"/>
        </w:rPr>
      </w:pPr>
    </w:p>
    <w:p w14:paraId="62C19E2C" w14:textId="13D81AB7" w:rsidR="009358F4" w:rsidRDefault="0085227C" w:rsidP="0085227C">
      <w:pPr>
        <w:spacing w:line="480" w:lineRule="auto"/>
        <w:rPr>
          <w:rFonts w:cs="Times New Roman"/>
          <w:szCs w:val="28"/>
          <w:rtl/>
          <w:lang w:bidi="ar-EG"/>
        </w:rPr>
      </w:pPr>
      <w:r w:rsidRPr="004633D0">
        <w:rPr>
          <w:rFonts w:cs="Times New Roman"/>
          <w:b/>
          <w:bCs/>
          <w:sz w:val="32"/>
          <w:szCs w:val="32"/>
          <w:lang w:val="en-AE" w:bidi="ar-EG"/>
        </w:rPr>
        <w:t>Enhanced Safety and Rapid Incident Response</w:t>
      </w:r>
    </w:p>
    <w:p w14:paraId="5F9E6101" w14:textId="423E153D" w:rsidR="00F62F37" w:rsidRDefault="0085227C" w:rsidP="009358F4">
      <w:pPr>
        <w:spacing w:line="480" w:lineRule="auto"/>
        <w:ind w:firstLine="720"/>
        <w:rPr>
          <w:rFonts w:cs="Times New Roman"/>
          <w:szCs w:val="28"/>
          <w:lang w:val="en-US" w:bidi="ar-EG"/>
        </w:rPr>
      </w:pPr>
      <w:r w:rsidRPr="004633D0">
        <w:rPr>
          <w:rFonts w:cs="Times New Roman"/>
          <w:szCs w:val="28"/>
          <w:lang w:val="en-AE" w:bidi="ar-EG"/>
        </w:rPr>
        <w:t xml:space="preserve">A crucial point of strength is the CIRTA system's ability to provide </w:t>
      </w:r>
      <w:r w:rsidRPr="004633D0">
        <w:rPr>
          <w:rFonts w:cs="Times New Roman"/>
          <w:b/>
          <w:bCs/>
          <w:szCs w:val="28"/>
          <w:lang w:val="en-AE" w:bidi="ar-EG"/>
        </w:rPr>
        <w:t>Enhanced Safety and Rapid Incident Response</w:t>
      </w:r>
      <w:r w:rsidRPr="004633D0">
        <w:rPr>
          <w:rFonts w:cs="Times New Roman"/>
          <w:szCs w:val="28"/>
          <w:lang w:val="en-AE" w:bidi="ar-EG"/>
        </w:rPr>
        <w:t xml:space="preserve">. By maintaining continuous, real-time surveillance of the road network, the system can automatically and instantly detect traffic incidents, such as accidents or vehicle breakdowns, using advanced computer vision and automated incident detection (AID). This rapid identification is critical for minimizing the impact on traffic and for public safety. It allows for immediate alerts to be sent to emergency services and for </w:t>
      </w:r>
      <w:r w:rsidRPr="004633D0">
        <w:rPr>
          <w:rFonts w:cs="Times New Roman"/>
          <w:b/>
          <w:bCs/>
          <w:szCs w:val="28"/>
          <w:lang w:val="en-AE" w:bidi="ar-EG"/>
        </w:rPr>
        <w:t>Variable Message Signs (VMS)</w:t>
      </w:r>
      <w:r w:rsidRPr="004633D0">
        <w:rPr>
          <w:rFonts w:cs="Times New Roman"/>
          <w:szCs w:val="28"/>
          <w:lang w:val="en-AE" w:bidi="ar-EG"/>
        </w:rPr>
        <w:t xml:space="preserve"> to warn drivers. Furthermore, the system can automatically adjust surrounding traffic signals to create a </w:t>
      </w:r>
      <w:r w:rsidRPr="004633D0">
        <w:rPr>
          <w:rFonts w:cs="Times New Roman"/>
          <w:b/>
          <w:bCs/>
          <w:szCs w:val="28"/>
          <w:lang w:val="en-AE" w:bidi="ar-EG"/>
        </w:rPr>
        <w:t>"green corridor,"</w:t>
      </w:r>
      <w:r w:rsidRPr="004633D0">
        <w:rPr>
          <w:rFonts w:cs="Times New Roman"/>
          <w:szCs w:val="28"/>
          <w:lang w:val="en-AE" w:bidi="ar-EG"/>
        </w:rPr>
        <w:t xml:space="preserve"> prioritizing and expediting the response time of emergency vehicles.</w:t>
      </w:r>
    </w:p>
    <w:p w14:paraId="6CBB1782" w14:textId="54E94693" w:rsidR="009358F4" w:rsidRDefault="0085227C" w:rsidP="009358F4">
      <w:pPr>
        <w:spacing w:line="480" w:lineRule="auto"/>
        <w:rPr>
          <w:rFonts w:cs="Times New Roman"/>
          <w:szCs w:val="28"/>
          <w:rtl/>
          <w:lang w:val="en-US" w:bidi="ar-EG"/>
        </w:rPr>
      </w:pPr>
      <w:r w:rsidRPr="004633D0">
        <w:rPr>
          <w:rFonts w:cs="Times New Roman"/>
          <w:b/>
          <w:bCs/>
          <w:sz w:val="32"/>
          <w:szCs w:val="32"/>
          <w:lang w:val="en-AE" w:bidi="ar-EG"/>
        </w:rPr>
        <w:t>Sustainability Through Emission Reduction</w:t>
      </w:r>
    </w:p>
    <w:p w14:paraId="14F7461D" w14:textId="6369CBC4" w:rsidR="0009663B" w:rsidRPr="0009663B" w:rsidRDefault="0009663B" w:rsidP="009358F4">
      <w:pPr>
        <w:spacing w:line="480" w:lineRule="auto"/>
        <w:ind w:firstLine="720"/>
        <w:rPr>
          <w:rFonts w:cs="Times New Roman"/>
          <w:szCs w:val="28"/>
          <w:lang w:val="en-US" w:bidi="ar-EG"/>
        </w:rPr>
      </w:pPr>
      <w:r w:rsidRPr="0009663B">
        <w:rPr>
          <w:rFonts w:cs="Times New Roman"/>
          <w:szCs w:val="28"/>
          <w:lang w:val="en-US" w:bidi="ar-EG"/>
        </w:rPr>
        <w:t xml:space="preserve">The final key strength of the CIRTA system is its direct contribution to </w:t>
      </w:r>
      <w:r w:rsidRPr="0009663B">
        <w:rPr>
          <w:rFonts w:cs="Times New Roman"/>
          <w:b/>
          <w:bCs/>
          <w:szCs w:val="28"/>
          <w:lang w:val="en-US" w:bidi="ar-EG"/>
        </w:rPr>
        <w:t>Sustainability Through Emission Reduction</w:t>
      </w:r>
      <w:r w:rsidRPr="0009663B">
        <w:rPr>
          <w:rFonts w:cs="Times New Roman"/>
          <w:szCs w:val="28"/>
          <w:lang w:val="en-US" w:bidi="ar-EG"/>
        </w:rPr>
        <w:t xml:space="preserve">. By effectively managing and optimizing the flow of traffic, the system significantly reduces the frequency and duration of vehicle idling caused by congestion. Smoother, more consistent traffic speeds mean vehicles operate at a higher fuel efficiency, leading to a substantial </w:t>
      </w:r>
      <w:r w:rsidRPr="0009663B">
        <w:rPr>
          <w:rFonts w:cs="Times New Roman"/>
          <w:szCs w:val="28"/>
          <w:lang w:val="en-US" w:bidi="ar-EG"/>
        </w:rPr>
        <w:lastRenderedPageBreak/>
        <w:t>decrease in overall fuel consumption. This action, in turn, lowers the output of harmful vehicle emissions, such as carbon dioxide (CO</w:t>
      </w:r>
      <w:r w:rsidRPr="006E77ED">
        <w:rPr>
          <w:rFonts w:cs="Times New Roman"/>
          <w:szCs w:val="28"/>
          <w:vertAlign w:val="subscript"/>
          <w:lang w:val="en-US" w:bidi="ar-EG"/>
        </w:rPr>
        <w:t>2</w:t>
      </w:r>
      <w:r w:rsidRPr="0009663B">
        <w:rPr>
          <w:rFonts w:cs="Times New Roman"/>
          <w:szCs w:val="28"/>
          <w:lang w:val="en-US" w:bidi="ar-EG"/>
        </w:rPr>
        <w:t>) and nitrogen oxides (NO</w:t>
      </w:r>
      <w:r w:rsidRPr="006E77ED">
        <w:rPr>
          <w:rFonts w:cs="Times New Roman"/>
          <w:szCs w:val="28"/>
          <w:vertAlign w:val="subscript"/>
          <w:lang w:val="en-US" w:bidi="ar-EG"/>
        </w:rPr>
        <w:t>x</w:t>
      </w:r>
      <w:r w:rsidRPr="0009663B">
        <w:rPr>
          <w:rFonts w:cs="Times New Roman"/>
          <w:szCs w:val="28"/>
          <w:lang w:val="en-US" w:bidi="ar-EG"/>
        </w:rPr>
        <w:t>), which directly improves urban air quality and helps the city meet its long-term environmental and smart city sustainability goals.</w:t>
      </w:r>
    </w:p>
    <w:p w14:paraId="59FC3CFA" w14:textId="6D49859F" w:rsidR="00F62F37" w:rsidRPr="000C28AC" w:rsidRDefault="00F62F37" w:rsidP="0085227C">
      <w:pPr>
        <w:spacing w:line="480" w:lineRule="auto"/>
        <w:rPr>
          <w:rFonts w:cs="Times New Roman"/>
          <w:szCs w:val="28"/>
          <w:lang w:val="en-US" w:bidi="ar-EG"/>
        </w:rPr>
      </w:pPr>
      <w:r w:rsidRPr="00DF6DD6">
        <w:rPr>
          <w:rFonts w:cs="Times New Roman"/>
          <w:szCs w:val="28"/>
          <w:lang w:val="en-US" w:bidi="ar-EG"/>
        </w:rPr>
        <w:t>.</w:t>
      </w:r>
    </w:p>
    <w:p w14:paraId="3CBC25F3" w14:textId="77777777" w:rsidR="00F62F37" w:rsidRPr="004633D0" w:rsidRDefault="00F62F37" w:rsidP="00CE1E7A">
      <w:pPr>
        <w:pStyle w:val="Heading3"/>
        <w:spacing w:line="480" w:lineRule="auto"/>
        <w:jc w:val="center"/>
        <w:rPr>
          <w:rFonts w:cs="Times New Roman"/>
          <w:b/>
          <w:color w:val="0D0D0D" w:themeColor="text1" w:themeTint="F2"/>
          <w:sz w:val="32"/>
          <w:lang w:val="en-AE" w:bidi="ar-EG"/>
        </w:rPr>
      </w:pPr>
      <w:bookmarkStart w:id="30" w:name="_Toc215823009"/>
      <w:r w:rsidRPr="004633D0">
        <w:rPr>
          <w:rFonts w:cs="Times New Roman"/>
          <w:b/>
          <w:color w:val="0D0D0D" w:themeColor="text1" w:themeTint="F2"/>
          <w:sz w:val="32"/>
          <w:lang w:val="en-AE" w:bidi="ar-EG"/>
        </w:rPr>
        <w:t>Points of Weakness</w:t>
      </w:r>
      <w:bookmarkEnd w:id="30"/>
    </w:p>
    <w:p w14:paraId="799E74AD" w14:textId="022860D7" w:rsidR="00DD6151" w:rsidRDefault="002813ED" w:rsidP="00DD6151">
      <w:pPr>
        <w:spacing w:line="480" w:lineRule="auto"/>
        <w:rPr>
          <w:rFonts w:cs="Times New Roman"/>
          <w:szCs w:val="28"/>
          <w:rtl/>
          <w:lang w:bidi="ar-EG"/>
        </w:rPr>
      </w:pPr>
      <w:r w:rsidRPr="004633D0">
        <w:rPr>
          <w:rFonts w:cs="Times New Roman"/>
          <w:b/>
          <w:bCs/>
          <w:sz w:val="32"/>
          <w:szCs w:val="32"/>
          <w:lang w:val="en-AE" w:bidi="ar-EG"/>
        </w:rPr>
        <w:t>High Upfront and Sustained Maintenance Costs</w:t>
      </w:r>
    </w:p>
    <w:p w14:paraId="1908C108" w14:textId="787581B5" w:rsidR="00F62F37" w:rsidRDefault="00DD6151" w:rsidP="00DD6151">
      <w:pPr>
        <w:spacing w:line="480" w:lineRule="auto"/>
        <w:ind w:firstLine="720"/>
        <w:rPr>
          <w:rFonts w:cs="Times New Roman"/>
          <w:szCs w:val="28"/>
          <w:lang w:val="en-US" w:bidi="ar-EG"/>
        </w:rPr>
      </w:pPr>
      <w:r w:rsidRPr="004633D0">
        <w:rPr>
          <w:rFonts w:cs="Times New Roman"/>
          <w:szCs w:val="28"/>
          <w:lang w:val="en-AE" w:bidi="ar-EG"/>
        </w:rPr>
        <w:t xml:space="preserve">A major weakness of the CIRTA system, typical of all large-scale Intelligent Traffic Systems (ITS), is the </w:t>
      </w:r>
      <w:r w:rsidRPr="004633D0">
        <w:rPr>
          <w:rFonts w:cs="Times New Roman"/>
          <w:b/>
          <w:bCs/>
          <w:szCs w:val="28"/>
          <w:lang w:val="en-AE" w:bidi="ar-EG"/>
        </w:rPr>
        <w:t>significant financial investment</w:t>
      </w:r>
      <w:r w:rsidRPr="004633D0">
        <w:rPr>
          <w:rFonts w:cs="Times New Roman"/>
          <w:szCs w:val="28"/>
          <w:lang w:val="en-AE" w:bidi="ar-EG"/>
        </w:rPr>
        <w:t xml:space="preserve"> required for both initial deployment and ongoing maintenance. The upfront costs for purchasing and installing the necessary hardware—such as advanced sensors, high-definition cameras, communication infrastructure, and a central control center—are substantial. Furthermore, the operational expenses (OpEx) for maintaining system functionality are high, involving regular calibration and repair of field devices, software licensing fees, and the continuous upgrade of complex algorithms and data storage infrastructure. These sustained costs often require dedicated, long-term public funding commitments that can be challenging for city budgets to reliably sustain.</w:t>
      </w:r>
    </w:p>
    <w:p w14:paraId="282102A0" w14:textId="5A64E766" w:rsidR="002B5916" w:rsidRDefault="002B5916" w:rsidP="002B5916">
      <w:pPr>
        <w:spacing w:line="480" w:lineRule="auto"/>
        <w:rPr>
          <w:rFonts w:cs="Times New Roman"/>
          <w:szCs w:val="28"/>
          <w:rtl/>
          <w:lang w:bidi="ar-EG"/>
        </w:rPr>
      </w:pPr>
      <w:r w:rsidRPr="004633D0">
        <w:rPr>
          <w:rFonts w:cs="Times New Roman"/>
          <w:b/>
          <w:bCs/>
          <w:sz w:val="32"/>
          <w:szCs w:val="32"/>
          <w:lang w:val="en-AE" w:bidi="ar-EG"/>
        </w:rPr>
        <w:t>Vulnerability to Data Inaccuracy and System Failure</w:t>
      </w:r>
    </w:p>
    <w:p w14:paraId="7FE21D01" w14:textId="6AE9D86F" w:rsidR="00F62F37" w:rsidRDefault="002B5916" w:rsidP="002B5916">
      <w:pPr>
        <w:spacing w:line="480" w:lineRule="auto"/>
        <w:ind w:firstLine="720"/>
        <w:rPr>
          <w:rFonts w:cs="Times New Roman"/>
          <w:szCs w:val="28"/>
          <w:lang w:val="en-US" w:bidi="ar-EG"/>
        </w:rPr>
      </w:pPr>
      <w:r w:rsidRPr="004633D0">
        <w:rPr>
          <w:rFonts w:cs="Times New Roman"/>
          <w:szCs w:val="28"/>
          <w:lang w:val="en-AE" w:bidi="ar-EG"/>
        </w:rPr>
        <w:lastRenderedPageBreak/>
        <w:t xml:space="preserve">Another critical weakness is the CIRTA system's </w:t>
      </w:r>
      <w:r w:rsidRPr="004633D0">
        <w:rPr>
          <w:rFonts w:cs="Times New Roman"/>
          <w:b/>
          <w:bCs/>
          <w:szCs w:val="28"/>
          <w:lang w:val="en-AE" w:bidi="ar-EG"/>
        </w:rPr>
        <w:t>high dependence on the accuracy and reliability of its real-time data</w:t>
      </w:r>
      <w:r w:rsidRPr="004633D0">
        <w:rPr>
          <w:rFonts w:cs="Times New Roman"/>
          <w:szCs w:val="28"/>
          <w:lang w:val="en-AE" w:bidi="ar-EG"/>
        </w:rPr>
        <w:t xml:space="preserve">. The dynamic optimization algorithms are only as effective as the data they receive. If sensors fail, are obstructed, or if the communication network experiences latency or disruption, the system's ability to make optimal signal adjustments is compromised, potentially leading to </w:t>
      </w:r>
      <w:r w:rsidRPr="004633D0">
        <w:rPr>
          <w:rFonts w:cs="Times New Roman"/>
          <w:i/>
          <w:iCs/>
          <w:szCs w:val="28"/>
          <w:lang w:val="en-AE" w:bidi="ar-EG"/>
        </w:rPr>
        <w:t>worse</w:t>
      </w:r>
      <w:r w:rsidRPr="004633D0">
        <w:rPr>
          <w:rFonts w:cs="Times New Roman"/>
          <w:szCs w:val="28"/>
          <w:lang w:val="en-AE" w:bidi="ar-EG"/>
        </w:rPr>
        <w:t xml:space="preserve"> congestion than a fixed-timing system. Being a centralized, complex digital system, it is also vulnerable to </w:t>
      </w:r>
      <w:r w:rsidRPr="004633D0">
        <w:rPr>
          <w:rFonts w:cs="Times New Roman"/>
          <w:b/>
          <w:bCs/>
          <w:szCs w:val="28"/>
          <w:lang w:val="en-AE" w:bidi="ar-EG"/>
        </w:rPr>
        <w:t>cybersecurity threats</w:t>
      </w:r>
      <w:r w:rsidRPr="004633D0">
        <w:rPr>
          <w:rFonts w:cs="Times New Roman"/>
          <w:szCs w:val="28"/>
          <w:lang w:val="en-AE" w:bidi="ar-EG"/>
        </w:rPr>
        <w:t>, where a breach could compromise traffic data or, in the worst-case scenario, lead to malicious control of the traffic signals, posing a significant risk to public safety and infrastructure integrity</w:t>
      </w:r>
      <w:r w:rsidR="00F62F37" w:rsidRPr="00823991">
        <w:rPr>
          <w:rFonts w:cs="Times New Roman"/>
          <w:szCs w:val="28"/>
          <w:lang w:val="en-US" w:bidi="ar-EG"/>
        </w:rPr>
        <w:t>.</w:t>
      </w:r>
    </w:p>
    <w:p w14:paraId="660D8865" w14:textId="5048984F" w:rsidR="004B4B4B" w:rsidRDefault="004B4B4B" w:rsidP="004B4B4B">
      <w:pPr>
        <w:spacing w:line="480" w:lineRule="auto"/>
        <w:rPr>
          <w:rFonts w:cs="Times New Roman"/>
          <w:szCs w:val="28"/>
          <w:rtl/>
          <w:lang w:bidi="ar-EG"/>
        </w:rPr>
      </w:pPr>
      <w:r w:rsidRPr="004633D0">
        <w:rPr>
          <w:rFonts w:cs="Times New Roman"/>
          <w:b/>
          <w:bCs/>
          <w:sz w:val="32"/>
          <w:szCs w:val="32"/>
          <w:lang w:val="en-AE" w:bidi="ar-EG"/>
        </w:rPr>
        <w:t>Potential for Policy and Equity Challenges</w:t>
      </w:r>
    </w:p>
    <w:p w14:paraId="207FAC0C" w14:textId="67C0AF2F" w:rsidR="00F62F37" w:rsidRPr="006E5BE7" w:rsidRDefault="004B4B4B" w:rsidP="004B4B4B">
      <w:pPr>
        <w:spacing w:line="480" w:lineRule="auto"/>
        <w:ind w:firstLine="720"/>
        <w:rPr>
          <w:rFonts w:cs="Times New Roman"/>
          <w:szCs w:val="28"/>
          <w:lang w:val="en-US" w:bidi="ar-EG"/>
        </w:rPr>
      </w:pPr>
      <w:r w:rsidRPr="004633D0">
        <w:rPr>
          <w:rFonts w:cs="Times New Roman"/>
          <w:szCs w:val="28"/>
          <w:lang w:val="en-AE" w:bidi="ar-EG"/>
        </w:rPr>
        <w:t xml:space="preserve">The implementation of a highly adaptive system like CIRTA can introduce complex </w:t>
      </w:r>
      <w:r w:rsidRPr="004633D0">
        <w:rPr>
          <w:rFonts w:cs="Times New Roman"/>
          <w:b/>
          <w:bCs/>
          <w:szCs w:val="28"/>
          <w:lang w:val="en-AE" w:bidi="ar-EG"/>
        </w:rPr>
        <w:t>policy and equity challenges</w:t>
      </w:r>
      <w:r w:rsidRPr="004633D0">
        <w:rPr>
          <w:rFonts w:cs="Times New Roman"/>
          <w:szCs w:val="28"/>
          <w:lang w:val="en-AE" w:bidi="ar-EG"/>
        </w:rPr>
        <w:t xml:space="preserve">. While the system seeks to optimize the overall traffic flow (minimum </w:t>
      </w:r>
      <w:r w:rsidRPr="004633D0">
        <w:rPr>
          <w:rFonts w:cs="Times New Roman"/>
          <w:i/>
          <w:iCs/>
          <w:szCs w:val="28"/>
          <w:lang w:val="en-AE" w:bidi="ar-EG"/>
        </w:rPr>
        <w:t>total</w:t>
      </w:r>
      <w:r w:rsidRPr="004633D0">
        <w:rPr>
          <w:rFonts w:cs="Times New Roman"/>
          <w:szCs w:val="28"/>
          <w:lang w:val="en-AE" w:bidi="ar-EG"/>
        </w:rPr>
        <w:t xml:space="preserve"> delay across the network), this can sometimes come at the expense of </w:t>
      </w:r>
      <w:r w:rsidRPr="004633D0">
        <w:rPr>
          <w:rFonts w:cs="Times New Roman"/>
          <w:b/>
          <w:bCs/>
          <w:szCs w:val="28"/>
          <w:lang w:val="en-AE" w:bidi="ar-EG"/>
        </w:rPr>
        <w:t>local fairness</w:t>
      </w:r>
      <w:r w:rsidRPr="004633D0">
        <w:rPr>
          <w:rFonts w:cs="Times New Roman"/>
          <w:szCs w:val="28"/>
          <w:lang w:val="en-AE" w:bidi="ar-EG"/>
        </w:rPr>
        <w:t xml:space="preserve">. For example, to keep traffic moving on a major arterial road, the system might disproportionately increase the waiting time for commuters trying to exit minor side streets, prioritizing efficiency over equal access. Furthermore, without careful planning, the system’s focus on motor vehicle efficiency may inadvertently neglect or marginalize the mobility needs of pedestrians, cyclists, or public transit, requiring deliberate policy interventions to ensure </w:t>
      </w:r>
      <w:r w:rsidRPr="004633D0">
        <w:rPr>
          <w:rFonts w:cs="Times New Roman"/>
          <w:b/>
          <w:bCs/>
          <w:szCs w:val="28"/>
          <w:lang w:val="en-AE" w:bidi="ar-EG"/>
        </w:rPr>
        <w:t>multimodal equity</w:t>
      </w:r>
      <w:r w:rsidR="00F62F37" w:rsidRPr="006E5BE7">
        <w:rPr>
          <w:rFonts w:cs="Times New Roman"/>
          <w:szCs w:val="28"/>
          <w:lang w:val="en-US" w:bidi="ar-EG"/>
        </w:rPr>
        <w:t>.</w:t>
      </w:r>
    </w:p>
    <w:p w14:paraId="0D9A6D9F" w14:textId="77777777" w:rsidR="00DC5961" w:rsidRDefault="00DC5961" w:rsidP="6D41B2ED">
      <w:pPr>
        <w:pStyle w:val="Heading1"/>
        <w:spacing w:line="480" w:lineRule="auto"/>
        <w:rPr>
          <w:rFonts w:asciiTheme="majorBidi" w:hAnsiTheme="majorBidi"/>
          <w:b/>
          <w:bCs/>
          <w:color w:val="auto"/>
          <w:sz w:val="32"/>
          <w:szCs w:val="32"/>
          <w:lang w:val="en-US"/>
        </w:rPr>
      </w:pPr>
    </w:p>
    <w:p w14:paraId="782F44F0" w14:textId="4E874ABF" w:rsidR="6D41B2ED" w:rsidRDefault="6D41B2ED" w:rsidP="6D41B2ED">
      <w:pPr>
        <w:pStyle w:val="Heading1"/>
        <w:spacing w:line="480" w:lineRule="auto"/>
        <w:rPr>
          <w:rFonts w:asciiTheme="majorBidi" w:hAnsiTheme="majorBidi"/>
          <w:b/>
          <w:bCs/>
          <w:color w:val="auto"/>
          <w:sz w:val="32"/>
          <w:szCs w:val="32"/>
          <w:lang w:val="en-US"/>
        </w:rPr>
      </w:pPr>
      <w:bookmarkStart w:id="31" w:name="_Toc215823010"/>
      <w:r w:rsidRPr="6D41B2ED">
        <w:rPr>
          <w:rFonts w:asciiTheme="majorBidi" w:hAnsiTheme="majorBidi"/>
          <w:b/>
          <w:bCs/>
          <w:color w:val="auto"/>
          <w:sz w:val="32"/>
          <w:szCs w:val="32"/>
          <w:lang w:val="en-US"/>
        </w:rPr>
        <w:t>Ramp Metering (Specific Model: Los Angeles, California Freeway System)</w:t>
      </w:r>
      <w:bookmarkEnd w:id="31"/>
    </w:p>
    <w:p w14:paraId="50D95ED6" w14:textId="6E0B70FB" w:rsidR="6D41B2ED" w:rsidRDefault="6D41B2ED" w:rsidP="6D41B2ED">
      <w:pPr>
        <w:rPr>
          <w:lang w:val="en-AE"/>
        </w:rPr>
      </w:pPr>
    </w:p>
    <w:p w14:paraId="01CDDA03" w14:textId="7DA656C4" w:rsidR="6D41B2ED" w:rsidRDefault="6D41B2ED" w:rsidP="6D41B2ED">
      <w:pPr>
        <w:spacing w:line="480" w:lineRule="auto"/>
        <w:rPr>
          <w:rFonts w:cs="Times New Roman"/>
          <w:lang w:val="en-US" w:bidi="ar-EG"/>
        </w:rPr>
      </w:pPr>
      <w:r w:rsidRPr="6D41B2ED">
        <w:rPr>
          <w:rFonts w:cs="Times New Roman"/>
          <w:lang w:val="en-US" w:bidi="ar-EG"/>
        </w:rPr>
        <w:t xml:space="preserve">Ramp Metering is a very useful and popular traffic control tool </w:t>
      </w:r>
      <w:r w:rsidR="005E6CC6">
        <w:rPr>
          <w:rFonts w:cs="Times New Roman"/>
          <w:lang w:val="en-US" w:bidi="ar-EG"/>
        </w:rPr>
        <w:t>that</w:t>
      </w:r>
      <w:r w:rsidRPr="6D41B2ED">
        <w:rPr>
          <w:rFonts w:cs="Times New Roman"/>
          <w:lang w:val="en-US" w:bidi="ar-EG"/>
        </w:rPr>
        <w:t xml:space="preserve"> aims at reducing repetitive congestion and inducing steady traffic over facilities with limited access (freeways/motorways). It was initially used in Chicago in the 1960s and widely used by Caltrans throughout the huge Los Angeles Freeway System to resolve serious bottleneck congestion. This solution uses the traffic lights</w:t>
      </w:r>
      <w:r w:rsidR="004E1087">
        <w:rPr>
          <w:rFonts w:cs="Times New Roman"/>
          <w:lang w:val="en-US" w:bidi="ar-EG"/>
        </w:rPr>
        <w:t>,</w:t>
      </w:r>
      <w:r w:rsidRPr="6D41B2ED">
        <w:rPr>
          <w:rFonts w:cs="Times New Roman"/>
          <w:lang w:val="en-US" w:bidi="ar-EG"/>
        </w:rPr>
        <w:t xml:space="preserve"> which are placed on the entrance ramps of the freeways, and they regulate the speed at which the vehicles shall access the mainline. The main issue that this solution will help address is the avoidance of congestion of the freeway segments, causing the vehicles to travel at extremely slow speeds, resulting in </w:t>
      </w:r>
      <w:r w:rsidR="004E1087" w:rsidRPr="6D41B2ED">
        <w:rPr>
          <w:rFonts w:cs="Times New Roman"/>
          <w:lang w:val="en-US" w:bidi="ar-EG"/>
        </w:rPr>
        <w:t>shockwave</w:t>
      </w:r>
      <w:r w:rsidRPr="6D41B2ED">
        <w:rPr>
          <w:rFonts w:cs="Times New Roman"/>
          <w:lang w:val="en-US" w:bidi="ar-EG"/>
        </w:rPr>
        <w:t xml:space="preserve"> congestion, thus optimizing the throughput of the freeway and its overall travel reliability.</w:t>
      </w:r>
    </w:p>
    <w:p w14:paraId="702BC7CE" w14:textId="66AD86B9" w:rsidR="6D41B2ED" w:rsidRDefault="6D41B2ED" w:rsidP="6D41B2ED">
      <w:pPr>
        <w:spacing w:line="480" w:lineRule="auto"/>
        <w:rPr>
          <w:rFonts w:cs="Times New Roman"/>
          <w:lang w:val="en-AE" w:bidi="ar-EG"/>
        </w:rPr>
      </w:pPr>
    </w:p>
    <w:p w14:paraId="234E70BC" w14:textId="77777777" w:rsidR="00F62F37" w:rsidRPr="004633D0" w:rsidRDefault="6D41B2ED" w:rsidP="00CE1E7A">
      <w:pPr>
        <w:pStyle w:val="Heading3"/>
        <w:spacing w:line="480" w:lineRule="auto"/>
        <w:jc w:val="center"/>
        <w:rPr>
          <w:rFonts w:cs="Times New Roman"/>
          <w:b/>
          <w:color w:val="0D0D0D" w:themeColor="text1" w:themeTint="F2"/>
          <w:sz w:val="32"/>
          <w:lang w:val="en-AE" w:bidi="ar-EG"/>
        </w:rPr>
      </w:pPr>
      <w:bookmarkStart w:id="32" w:name="_Toc215823011"/>
      <w:r w:rsidRPr="6D41B2ED">
        <w:rPr>
          <w:rFonts w:cs="Times New Roman"/>
          <w:b/>
          <w:bCs/>
          <w:color w:val="0D0D0D" w:themeColor="text1" w:themeTint="F2"/>
          <w:sz w:val="32"/>
          <w:szCs w:val="32"/>
          <w:lang w:val="en-AE" w:bidi="ar-EG"/>
        </w:rPr>
        <w:t>Mechanism</w:t>
      </w:r>
      <w:bookmarkEnd w:id="32"/>
    </w:p>
    <w:p w14:paraId="3FF80C3E" w14:textId="09F9644B" w:rsidR="6D41B2ED" w:rsidRDefault="6D41B2ED" w:rsidP="6D41B2ED">
      <w:pPr>
        <w:spacing w:line="480" w:lineRule="auto"/>
        <w:ind w:firstLine="708"/>
        <w:rPr>
          <w:rFonts w:cs="Times New Roman"/>
          <w:lang w:val="en-US" w:bidi="ar-EG"/>
        </w:rPr>
      </w:pPr>
      <w:r w:rsidRPr="6D41B2ED">
        <w:rPr>
          <w:rFonts w:cs="Times New Roman"/>
          <w:lang w:val="en-US" w:bidi="ar-EG"/>
        </w:rPr>
        <w:t xml:space="preserve">The Ramp Metering mechanism in Los Angeles is a dynamic coordinated control loop that incorporates three key elements, namely, data acquisition, centralized processing, and dynamic actuation. This is done through a large network of buried loop detectors. Data Acquisition Data are collected using sensors </w:t>
      </w:r>
      <w:r w:rsidRPr="6D41B2ED">
        <w:rPr>
          <w:rFonts w:cs="Times New Roman"/>
          <w:lang w:val="en-US" w:bidi="ar-EG"/>
        </w:rPr>
        <w:lastRenderedPageBreak/>
        <w:t>located at three important points, which are: Mainline Detectors (sensors that are positioned before the on-ramp bottleneck to record speed and occupancy), Ramp Queue Detectors (sensors are located on the ramp itself to record the queue length and ensure that the ramp is not overrun), and Ramp Demand Detectors (sensors that are at the entrance of the ramp to record occupied surface streets). This real time information is constantly transmitted to Caltrans District 7 Traffic Management Center (TMC). Under Centralized Processing, the TMS makes use of the adaptive algorithms to compute the optimal metering rate (vehicles per minute) of the ramp. The algorithm trades two conflicting objectives: to ensure the freeway mainline velocity is above a critical level (ex: above 45 mph) and to ensure that the length of the ramp queue does not exceed a critical length (ex: above 8-10 vehicles). Developed systemic mechanisms in Los Angeles take into account neighboring ramps to avoid the situation where congestion is merely passed down the stream. The resulting metering rate is imposed through Dynamic Actuation where the signal controller determines the green time (usually at one or two vehicles per cycle). This restricted flow ensures no platooning effect of the sudden surge of traffic on the freeway, has the mainline running in the stable non-saturated flow regime and, therefore, has a greater throughput of vehicles across the entire system than the unmetered case.</w:t>
      </w:r>
    </w:p>
    <w:p w14:paraId="10D06E86" w14:textId="438086AB" w:rsidR="6D41B2ED" w:rsidRDefault="6D41B2ED" w:rsidP="6D41B2ED">
      <w:pPr>
        <w:spacing w:line="480" w:lineRule="auto"/>
        <w:ind w:firstLine="708"/>
        <w:rPr>
          <w:rFonts w:cs="Times New Roman"/>
          <w:lang w:val="en-US" w:bidi="ar-EG"/>
        </w:rPr>
      </w:pPr>
    </w:p>
    <w:p w14:paraId="4076B626" w14:textId="77777777" w:rsidR="00F62F37" w:rsidRPr="00D14127" w:rsidRDefault="00F62F37" w:rsidP="00CE1E7A">
      <w:pPr>
        <w:spacing w:line="480" w:lineRule="auto"/>
        <w:rPr>
          <w:rFonts w:cs="Times New Roman"/>
          <w:szCs w:val="28"/>
          <w:lang w:val="en-US" w:bidi="ar-EG"/>
        </w:rPr>
      </w:pPr>
    </w:p>
    <w:p w14:paraId="253693EB" w14:textId="77777777" w:rsidR="00F62F37" w:rsidRPr="00631839" w:rsidRDefault="6D41B2ED" w:rsidP="00CE1E7A">
      <w:pPr>
        <w:pStyle w:val="Heading3"/>
        <w:spacing w:line="480" w:lineRule="auto"/>
        <w:jc w:val="center"/>
        <w:rPr>
          <w:rFonts w:cs="Times New Roman"/>
          <w:b/>
          <w:color w:val="0D0D0D" w:themeColor="text1" w:themeTint="F2"/>
          <w:sz w:val="32"/>
          <w:lang w:val="en-US" w:bidi="ar-EG"/>
        </w:rPr>
      </w:pPr>
      <w:bookmarkStart w:id="33" w:name="_Toc215823012"/>
      <w:r w:rsidRPr="6D41B2ED">
        <w:rPr>
          <w:rFonts w:cs="Times New Roman"/>
          <w:b/>
          <w:bCs/>
          <w:color w:val="0D0D0D" w:themeColor="text1" w:themeTint="F2"/>
          <w:sz w:val="32"/>
          <w:szCs w:val="32"/>
          <w:lang w:val="en-AE" w:bidi="ar-EG"/>
        </w:rPr>
        <w:lastRenderedPageBreak/>
        <w:t>Points of strength</w:t>
      </w:r>
      <w:bookmarkEnd w:id="33"/>
    </w:p>
    <w:p w14:paraId="6D62BEB7" w14:textId="1A4BAD19" w:rsidR="6D41B2ED" w:rsidRDefault="6D41B2ED" w:rsidP="005E6CC6">
      <w:pPr>
        <w:spacing w:line="480" w:lineRule="auto"/>
        <w:rPr>
          <w:rFonts w:cs="Times New Roman"/>
          <w:lang w:val="en-US" w:bidi="ar-EG"/>
        </w:rPr>
      </w:pPr>
      <w:r w:rsidRPr="6D41B2ED">
        <w:rPr>
          <w:rFonts w:cs="Times New Roman"/>
          <w:b/>
          <w:bCs/>
          <w:lang w:val="en-US" w:bidi="ar-EG"/>
        </w:rPr>
        <w:t>More Freeway Speeds and Throughput</w:t>
      </w:r>
    </w:p>
    <w:p w14:paraId="05577D24" w14:textId="489CF608" w:rsidR="6D41B2ED" w:rsidRDefault="6D41B2ED" w:rsidP="6D41B2ED">
      <w:pPr>
        <w:spacing w:line="480" w:lineRule="auto"/>
        <w:ind w:firstLine="708"/>
        <w:rPr>
          <w:rFonts w:cs="Times New Roman"/>
          <w:lang w:val="en-AE" w:bidi="ar-EG"/>
        </w:rPr>
      </w:pPr>
      <w:r w:rsidRPr="6D41B2ED">
        <w:rPr>
          <w:rFonts w:cs="Times New Roman"/>
          <w:lang w:val="en-US" w:bidi="ar-EG"/>
        </w:rPr>
        <w:t xml:space="preserve"> The main advantage is that the real vehicle carrying capacity (throughput) of the freeway mainline is greatly increased. The Los Angeles system has recorded a steady rise in the number of vehicles that the freeway is capable of carrying during peak times by 5 per cent -10 per cent without causing congestion. Such a preservation of increased speeds can be directly translated to decrease in the repetitive congestion delays on the mainline. This advantage is directly connected to the constant flow, which avoids the breakdown of the traffic flow.</w:t>
      </w:r>
    </w:p>
    <w:p w14:paraId="14962301" w14:textId="4439E285" w:rsidR="6D41B2ED" w:rsidRDefault="6D41B2ED" w:rsidP="6D41B2ED">
      <w:pPr>
        <w:spacing w:line="480" w:lineRule="auto"/>
        <w:ind w:firstLine="708"/>
      </w:pPr>
      <w:r w:rsidRPr="6D41B2ED">
        <w:rPr>
          <w:rFonts w:cs="Times New Roman"/>
          <w:lang w:val="en-AE" w:bidi="ar-EG"/>
        </w:rPr>
        <w:t xml:space="preserve"> </w:t>
      </w:r>
    </w:p>
    <w:p w14:paraId="04F7B3C7" w14:textId="205CA939" w:rsidR="6D41B2ED" w:rsidRDefault="6D41B2ED" w:rsidP="005E6CC6">
      <w:pPr>
        <w:spacing w:line="480" w:lineRule="auto"/>
        <w:rPr>
          <w:rFonts w:cs="Times New Roman"/>
          <w:lang w:val="en-US" w:bidi="ar-EG"/>
        </w:rPr>
      </w:pPr>
      <w:r w:rsidRPr="6D41B2ED">
        <w:rPr>
          <w:rFonts w:cs="Times New Roman"/>
          <w:b/>
          <w:bCs/>
          <w:lang w:val="en-US" w:bidi="ar-EG"/>
        </w:rPr>
        <w:t>Great Enhancement in Road Safety</w:t>
      </w:r>
    </w:p>
    <w:p w14:paraId="7B9C7BCF" w14:textId="14D93D5F" w:rsidR="6D41B2ED" w:rsidRDefault="6D41B2ED" w:rsidP="6D41B2ED">
      <w:pPr>
        <w:spacing w:line="480" w:lineRule="auto"/>
        <w:ind w:firstLine="708"/>
        <w:rPr>
          <w:rFonts w:cs="Times New Roman"/>
          <w:lang w:val="en-US" w:bidi="ar-EG"/>
        </w:rPr>
      </w:pPr>
      <w:r w:rsidRPr="6D41B2ED">
        <w:rPr>
          <w:rFonts w:cs="Times New Roman"/>
          <w:b/>
          <w:bCs/>
          <w:lang w:val="en-US" w:bidi="ar-EG"/>
        </w:rPr>
        <w:t xml:space="preserve"> </w:t>
      </w:r>
      <w:r w:rsidRPr="6D41B2ED">
        <w:rPr>
          <w:rFonts w:cs="Times New Roman"/>
          <w:lang w:val="en-US" w:bidi="ar-EG"/>
        </w:rPr>
        <w:t xml:space="preserve">A ramp </w:t>
      </w:r>
      <w:r w:rsidR="005E6CC6">
        <w:rPr>
          <w:rFonts w:cs="Times New Roman"/>
          <w:lang w:val="en-US" w:bidi="ar-EG"/>
        </w:rPr>
        <w:t>meter</w:t>
      </w:r>
      <w:r w:rsidRPr="6D41B2ED">
        <w:rPr>
          <w:rFonts w:cs="Times New Roman"/>
          <w:lang w:val="en-US" w:bidi="ar-EG"/>
        </w:rPr>
        <w:t xml:space="preserve"> has a well-documented advantage of decreasing traffic </w:t>
      </w:r>
      <w:r w:rsidR="005E6CC6">
        <w:rPr>
          <w:rFonts w:cs="Times New Roman"/>
          <w:lang w:val="en-US" w:bidi="ar-EG"/>
        </w:rPr>
        <w:t>accidents</w:t>
      </w:r>
      <w:r w:rsidRPr="6D41B2ED">
        <w:rPr>
          <w:rFonts w:cs="Times New Roman"/>
          <w:lang w:val="en-US" w:bidi="ar-EG"/>
        </w:rPr>
        <w:t xml:space="preserve">. Having removed the </w:t>
      </w:r>
      <w:r w:rsidR="005E6CC6">
        <w:rPr>
          <w:rFonts w:cs="Times New Roman"/>
          <w:lang w:val="en-US" w:bidi="ar-EG"/>
        </w:rPr>
        <w:t>stop-and-go</w:t>
      </w:r>
      <w:r w:rsidRPr="6D41B2ED">
        <w:rPr>
          <w:rFonts w:cs="Times New Roman"/>
          <w:lang w:val="en-US" w:bidi="ar-EG"/>
        </w:rPr>
        <w:t xml:space="preserve"> junction and the abrupt speed variance through free-flowing entrances, research on large LA freeways has always recorded a decrease in the number of collisions</w:t>
      </w:r>
      <w:r w:rsidR="005E6CC6">
        <w:rPr>
          <w:rFonts w:cs="Times New Roman"/>
          <w:lang w:val="en-US" w:bidi="ar-EG"/>
        </w:rPr>
        <w:t>,</w:t>
      </w:r>
      <w:r w:rsidRPr="6D41B2ED">
        <w:rPr>
          <w:rFonts w:cs="Times New Roman"/>
          <w:lang w:val="en-US" w:bidi="ar-EG"/>
        </w:rPr>
        <w:t xml:space="preserve"> especially rear-enders and </w:t>
      </w:r>
      <w:r w:rsidR="005E6CC6">
        <w:rPr>
          <w:rFonts w:cs="Times New Roman"/>
          <w:lang w:val="en-US" w:bidi="ar-EG"/>
        </w:rPr>
        <w:t>lane-changing</w:t>
      </w:r>
      <w:r w:rsidRPr="6D41B2ED">
        <w:rPr>
          <w:rFonts w:cs="Times New Roman"/>
          <w:lang w:val="en-US" w:bidi="ar-EG"/>
        </w:rPr>
        <w:t xml:space="preserve"> crashes by 15 to 25 percent. This is the most significant consideration of Caltrans because smooth flow is safer flow naturally.</w:t>
      </w:r>
    </w:p>
    <w:p w14:paraId="3A4DE89E" w14:textId="0BEAB4D8" w:rsidR="6D41B2ED" w:rsidRDefault="6D41B2ED" w:rsidP="6D41B2ED">
      <w:pPr>
        <w:spacing w:line="480" w:lineRule="auto"/>
        <w:ind w:firstLine="708"/>
      </w:pPr>
      <w:r w:rsidRPr="6D41B2ED">
        <w:rPr>
          <w:rFonts w:cs="Times New Roman"/>
          <w:lang w:val="en-AE" w:bidi="ar-EG"/>
        </w:rPr>
        <w:t xml:space="preserve"> </w:t>
      </w:r>
    </w:p>
    <w:p w14:paraId="4FBF4248" w14:textId="139D7ABF" w:rsidR="6D41B2ED" w:rsidRDefault="6D41B2ED" w:rsidP="005E6CC6">
      <w:pPr>
        <w:spacing w:line="480" w:lineRule="auto"/>
        <w:rPr>
          <w:rFonts w:cs="Times New Roman"/>
          <w:b/>
          <w:bCs/>
          <w:lang w:val="en-US" w:bidi="ar-EG"/>
        </w:rPr>
      </w:pPr>
      <w:r w:rsidRPr="6D41B2ED">
        <w:rPr>
          <w:rFonts w:cs="Times New Roman"/>
          <w:b/>
          <w:bCs/>
          <w:lang w:val="en-US" w:bidi="ar-EG"/>
        </w:rPr>
        <w:t>Minimal Environmental and Energy Impact</w:t>
      </w:r>
    </w:p>
    <w:p w14:paraId="6BEC9B9E" w14:textId="5C6A835A" w:rsidR="6D41B2ED" w:rsidRDefault="6D41B2ED" w:rsidP="6D41B2ED">
      <w:pPr>
        <w:spacing w:line="480" w:lineRule="auto"/>
        <w:ind w:firstLine="708"/>
      </w:pPr>
      <w:r w:rsidRPr="6D41B2ED">
        <w:rPr>
          <w:rFonts w:cs="Times New Roman"/>
          <w:lang w:val="en-US" w:bidi="ar-EG"/>
        </w:rPr>
        <w:lastRenderedPageBreak/>
        <w:t xml:space="preserve"> Ramp metering has a much better effect on fuel consumption since it smooths out the flow and maintains a traffic flow at around optimum speeds (instead of constant acceleration/deceleration). </w:t>
      </w:r>
      <w:r w:rsidR="005E6CC6">
        <w:rPr>
          <w:rFonts w:cs="Times New Roman"/>
          <w:lang w:val="en-US" w:bidi="ar-EG"/>
        </w:rPr>
        <w:t>Stop-and-go</w:t>
      </w:r>
      <w:r w:rsidRPr="6D41B2ED">
        <w:rPr>
          <w:rFonts w:cs="Times New Roman"/>
          <w:lang w:val="en-US" w:bidi="ar-EG"/>
        </w:rPr>
        <w:t xml:space="preserve"> driving patterns can be reduced to save fuel of between 5 and 10 percent and reduce harmful emissions such as nitrogen oxides and carbon monoxide. This will make a significant contribution to the air quality objectives at Los Angeles, which is why it is a significant instrument in fulfilling the environmental regulations.</w:t>
      </w:r>
    </w:p>
    <w:p w14:paraId="1D6DB1E0" w14:textId="61CA5078" w:rsidR="6D41B2ED" w:rsidRDefault="6D41B2ED" w:rsidP="6D41B2ED">
      <w:pPr>
        <w:spacing w:line="480" w:lineRule="auto"/>
        <w:ind w:firstLine="708"/>
        <w:rPr>
          <w:rFonts w:cs="Times New Roman"/>
          <w:lang w:val="en-AE" w:bidi="ar-EG"/>
        </w:rPr>
      </w:pPr>
    </w:p>
    <w:p w14:paraId="72628072" w14:textId="77777777" w:rsidR="00F62F37" w:rsidRPr="004633D0" w:rsidRDefault="6D41B2ED" w:rsidP="00CE1E7A">
      <w:pPr>
        <w:pStyle w:val="Heading3"/>
        <w:spacing w:line="480" w:lineRule="auto"/>
        <w:jc w:val="center"/>
        <w:rPr>
          <w:rFonts w:cs="Times New Roman"/>
          <w:b/>
          <w:color w:val="0D0D0D" w:themeColor="text1" w:themeTint="F2"/>
          <w:sz w:val="32"/>
          <w:lang w:val="en-AE" w:bidi="ar-EG"/>
        </w:rPr>
      </w:pPr>
      <w:bookmarkStart w:id="34" w:name="_Toc215823013"/>
      <w:r w:rsidRPr="6D41B2ED">
        <w:rPr>
          <w:rFonts w:cs="Times New Roman"/>
          <w:b/>
          <w:bCs/>
          <w:color w:val="0D0D0D" w:themeColor="text1" w:themeTint="F2"/>
          <w:sz w:val="32"/>
          <w:szCs w:val="32"/>
          <w:lang w:val="en-AE" w:bidi="ar-EG"/>
        </w:rPr>
        <w:t>Points of Weakness</w:t>
      </w:r>
      <w:bookmarkEnd w:id="34"/>
    </w:p>
    <w:p w14:paraId="22987AC6" w14:textId="34A3A814" w:rsidR="6D41B2ED" w:rsidRDefault="6D41B2ED" w:rsidP="6D41B2ED">
      <w:pPr>
        <w:spacing w:line="480" w:lineRule="auto"/>
        <w:ind w:firstLine="708"/>
        <w:rPr>
          <w:rFonts w:cs="Times New Roman"/>
          <w:lang w:val="en-US" w:bidi="ar-EG"/>
        </w:rPr>
      </w:pPr>
    </w:p>
    <w:p w14:paraId="7289EF36" w14:textId="76AF47F0" w:rsidR="6D41B2ED" w:rsidRDefault="6D41B2ED" w:rsidP="005E6CC6">
      <w:pPr>
        <w:spacing w:line="480" w:lineRule="auto"/>
        <w:rPr>
          <w:rFonts w:cs="Times New Roman"/>
          <w:b/>
          <w:bCs/>
          <w:lang w:val="en-US" w:bidi="ar-EG"/>
        </w:rPr>
      </w:pPr>
      <w:r w:rsidRPr="6D41B2ED">
        <w:rPr>
          <w:rFonts w:cs="Times New Roman"/>
          <w:b/>
          <w:bCs/>
          <w:lang w:val="en-US" w:bidi="ar-EG"/>
        </w:rPr>
        <w:t>Movement of Delays to Surface Streets</w:t>
      </w:r>
    </w:p>
    <w:p w14:paraId="6400770B" w14:textId="17171FE3" w:rsidR="6D41B2ED" w:rsidRDefault="6D41B2ED" w:rsidP="6D41B2ED">
      <w:pPr>
        <w:spacing w:line="480" w:lineRule="auto"/>
        <w:ind w:firstLine="708"/>
      </w:pPr>
      <w:r w:rsidRPr="6D41B2ED">
        <w:rPr>
          <w:rFonts w:cs="Times New Roman"/>
          <w:lang w:val="en-US" w:bidi="ar-EG"/>
        </w:rPr>
        <w:t xml:space="preserve"> This is the most prevalent weakness as it involves the movement of delay off the freeway mainline to the local arterial roads. With a deliberate stalling of vehicles in the ramps, </w:t>
      </w:r>
      <w:r w:rsidR="006F4BA2" w:rsidRPr="6D41B2ED">
        <w:rPr>
          <w:rFonts w:cs="Times New Roman"/>
          <w:lang w:val="en-US" w:bidi="ar-EG"/>
        </w:rPr>
        <w:t>queueing</w:t>
      </w:r>
      <w:r w:rsidRPr="6D41B2ED">
        <w:rPr>
          <w:rFonts w:cs="Times New Roman"/>
          <w:lang w:val="en-US" w:bidi="ar-EG"/>
        </w:rPr>
        <w:t xml:space="preserve"> may spill onto the local streets, interfering with the traffic flow and the public transport and emergency access routes on surface streets. This localized gridlock may wipe out the net network benefit in case a queue is longer than the design length. This has </w:t>
      </w:r>
      <w:r w:rsidR="005E6CC6">
        <w:rPr>
          <w:rFonts w:cs="Times New Roman"/>
          <w:lang w:val="en-US" w:bidi="ar-EG"/>
        </w:rPr>
        <w:t xml:space="preserve">had </w:t>
      </w:r>
      <w:r w:rsidRPr="6D41B2ED">
        <w:rPr>
          <w:rFonts w:cs="Times New Roman"/>
          <w:lang w:val="en-US" w:bidi="ar-EG"/>
        </w:rPr>
        <w:t>a historical effect of politically opposing and coercing Caltrans to shut down the meters despite the evident merits to the freeway.</w:t>
      </w:r>
    </w:p>
    <w:p w14:paraId="3EA91537" w14:textId="5AA9FEFB" w:rsidR="6D41B2ED" w:rsidRDefault="6D41B2ED" w:rsidP="6D41B2ED">
      <w:pPr>
        <w:spacing w:line="480" w:lineRule="auto"/>
        <w:ind w:firstLine="708"/>
      </w:pPr>
      <w:r w:rsidRPr="6D41B2ED">
        <w:rPr>
          <w:rFonts w:cs="Times New Roman"/>
          <w:lang w:val="en-US" w:bidi="ar-EG"/>
        </w:rPr>
        <w:t xml:space="preserve"> </w:t>
      </w:r>
    </w:p>
    <w:p w14:paraId="5EFAAC72" w14:textId="7E873D37" w:rsidR="6D41B2ED" w:rsidRDefault="6D41B2ED" w:rsidP="005E6CC6">
      <w:pPr>
        <w:spacing w:line="480" w:lineRule="auto"/>
        <w:rPr>
          <w:rFonts w:cs="Times New Roman"/>
          <w:b/>
          <w:bCs/>
          <w:lang w:val="en-US" w:bidi="ar-EG"/>
        </w:rPr>
      </w:pPr>
      <w:r w:rsidRPr="6D41B2ED">
        <w:rPr>
          <w:rFonts w:cs="Times New Roman"/>
          <w:b/>
          <w:bCs/>
          <w:lang w:val="en-US" w:bidi="ar-EG"/>
        </w:rPr>
        <w:lastRenderedPageBreak/>
        <w:t>Public and Political Backlash</w:t>
      </w:r>
    </w:p>
    <w:p w14:paraId="6BFA02A9" w14:textId="3B51FD3C" w:rsidR="6D41B2ED" w:rsidRDefault="6D41B2ED" w:rsidP="6D41B2ED">
      <w:pPr>
        <w:spacing w:line="480" w:lineRule="auto"/>
        <w:ind w:firstLine="708"/>
      </w:pPr>
      <w:r w:rsidRPr="6D41B2ED">
        <w:rPr>
          <w:rFonts w:cs="Times New Roman"/>
          <w:lang w:val="en-US" w:bidi="ar-EG"/>
        </w:rPr>
        <w:t xml:space="preserve"> Ramp meters are usually not popular among drivers since the waiting time is seen as intentional and instantaneous. Drivers perceive themselves as being held at the ramp as the mainline seems to be free the resulting </w:t>
      </w:r>
      <w:r w:rsidR="005E6CC6">
        <w:rPr>
          <w:rFonts w:cs="Times New Roman"/>
          <w:lang w:val="en-US" w:bidi="ar-EG"/>
        </w:rPr>
        <w:t xml:space="preserve">in </w:t>
      </w:r>
      <w:r w:rsidRPr="6D41B2ED">
        <w:rPr>
          <w:rFonts w:cs="Times New Roman"/>
          <w:lang w:val="en-US" w:bidi="ar-EG"/>
        </w:rPr>
        <w:t xml:space="preserve">low compliance (e.g., drivers running the red light) and adverse political consequences. This PR problem will need a lot of resources in terms of driver education and VMS messages to counter the early queuing time in exchange </w:t>
      </w:r>
      <w:r w:rsidR="005E6CC6">
        <w:rPr>
          <w:rFonts w:cs="Times New Roman"/>
          <w:lang w:val="en-US" w:bidi="ar-EG"/>
        </w:rPr>
        <w:t>for</w:t>
      </w:r>
      <w:r w:rsidRPr="6D41B2ED">
        <w:rPr>
          <w:rFonts w:cs="Times New Roman"/>
          <w:lang w:val="en-US" w:bidi="ar-EG"/>
        </w:rPr>
        <w:t xml:space="preserve"> the overall advantage of reduced and more dependable freeway commute durations.</w:t>
      </w:r>
    </w:p>
    <w:p w14:paraId="7EE9B12D" w14:textId="67576CDC" w:rsidR="6D41B2ED" w:rsidRDefault="6D41B2ED" w:rsidP="6D41B2ED">
      <w:pPr>
        <w:spacing w:line="480" w:lineRule="auto"/>
        <w:ind w:firstLine="708"/>
      </w:pPr>
      <w:r w:rsidRPr="6D41B2ED">
        <w:rPr>
          <w:rFonts w:cs="Times New Roman"/>
          <w:lang w:val="en-US" w:bidi="ar-EG"/>
        </w:rPr>
        <w:t xml:space="preserve"> </w:t>
      </w:r>
    </w:p>
    <w:p w14:paraId="0F92A320" w14:textId="7179A026" w:rsidR="6D41B2ED" w:rsidRDefault="6D41B2ED" w:rsidP="005E6CC6">
      <w:pPr>
        <w:spacing w:line="480" w:lineRule="auto"/>
        <w:rPr>
          <w:rFonts w:cs="Times New Roman"/>
          <w:b/>
          <w:bCs/>
          <w:lang w:val="en-US" w:bidi="ar-EG"/>
        </w:rPr>
      </w:pPr>
      <w:r w:rsidRPr="6D41B2ED">
        <w:rPr>
          <w:rFonts w:cs="Times New Roman"/>
          <w:b/>
          <w:bCs/>
          <w:lang w:val="en-US" w:bidi="ar-EG"/>
        </w:rPr>
        <w:t>Expensive Operational and Infrastructure</w:t>
      </w:r>
    </w:p>
    <w:p w14:paraId="776884A9" w14:textId="4DBA2A4F" w:rsidR="6D41B2ED" w:rsidRDefault="6D41B2ED" w:rsidP="6D41B2ED">
      <w:pPr>
        <w:spacing w:line="480" w:lineRule="auto"/>
        <w:ind w:firstLine="708"/>
      </w:pPr>
      <w:r w:rsidRPr="6D41B2ED">
        <w:rPr>
          <w:rFonts w:cs="Times New Roman"/>
          <w:lang w:val="en-US" w:bidi="ar-EG"/>
        </w:rPr>
        <w:t>Effective ramp metering system implementation would involve a large infrastructure investment, such as the purchase and installation of loop detectors (wear out over time), signal heads</w:t>
      </w:r>
      <w:r w:rsidR="005E6CC6">
        <w:rPr>
          <w:rFonts w:cs="Times New Roman"/>
          <w:lang w:val="en-US" w:bidi="ar-EG"/>
        </w:rPr>
        <w:t>,</w:t>
      </w:r>
      <w:r w:rsidRPr="6D41B2ED">
        <w:rPr>
          <w:rFonts w:cs="Times New Roman"/>
          <w:lang w:val="en-US" w:bidi="ar-EG"/>
        </w:rPr>
        <w:t xml:space="preserve"> and the local controller units at hundreds of ramps in a large metropolitan region. What is more, the cost of operation is high as there is always a requirement </w:t>
      </w:r>
      <w:r w:rsidR="005E6CC6">
        <w:rPr>
          <w:rFonts w:cs="Times New Roman"/>
          <w:lang w:val="en-US" w:bidi="ar-EG"/>
        </w:rPr>
        <w:t>for</w:t>
      </w:r>
      <w:r w:rsidRPr="6D41B2ED">
        <w:rPr>
          <w:rFonts w:cs="Times New Roman"/>
          <w:lang w:val="en-US" w:bidi="ar-EG"/>
        </w:rPr>
        <w:t xml:space="preserve"> maintenance crews to maintain and repair faulty detectors, calibrate the signals</w:t>
      </w:r>
      <w:r w:rsidR="005E6CC6">
        <w:rPr>
          <w:rFonts w:cs="Times New Roman"/>
          <w:lang w:val="en-US" w:bidi="ar-EG"/>
        </w:rPr>
        <w:t>,</w:t>
      </w:r>
      <w:r w:rsidRPr="6D41B2ED">
        <w:rPr>
          <w:rFonts w:cs="Times New Roman"/>
          <w:lang w:val="en-US" w:bidi="ar-EG"/>
        </w:rPr>
        <w:t xml:space="preserve"> and update the algorithms with changing freeway geometries or construction. The high maintenance in the field is an economic issue that poses a long-term economic problem to the Caltrans budget.</w:t>
      </w:r>
    </w:p>
    <w:p w14:paraId="4D101249" w14:textId="32505A41" w:rsidR="00F62F37" w:rsidRPr="004633D0" w:rsidRDefault="00F62F37" w:rsidP="00FC1073">
      <w:pPr>
        <w:pStyle w:val="Heading1"/>
        <w:spacing w:line="480" w:lineRule="auto"/>
        <w:rPr>
          <w:rFonts w:ascii="Times New Roman" w:hAnsi="Times New Roman" w:cs="Times New Roman"/>
          <w:b/>
          <w:color w:val="0D0D0D" w:themeColor="text1" w:themeTint="F2"/>
          <w:sz w:val="32"/>
          <w:lang w:val="en-AE"/>
        </w:rPr>
        <w:sectPr w:rsidR="00F62F37" w:rsidRPr="004633D0" w:rsidSect="00F62F37">
          <w:headerReference w:type="default" r:id="rId37"/>
          <w:headerReference w:type="first" r:id="rId38"/>
          <w:pgSz w:w="11906" w:h="16838" w:code="9"/>
          <w:pgMar w:top="1134" w:right="851" w:bottom="1134" w:left="1701" w:header="706" w:footer="43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81"/>
        </w:sectPr>
      </w:pPr>
      <w:r w:rsidRPr="004633D0">
        <w:rPr>
          <w:b/>
          <w:color w:val="404040"/>
          <w:sz w:val="32"/>
          <w:szCs w:val="28"/>
          <w:lang w:val="en-AE"/>
        </w:rPr>
        <w:t xml:space="preserve"> </w:t>
      </w:r>
    </w:p>
    <w:p w14:paraId="7C9A4B5D" w14:textId="77777777" w:rsidR="00F62F37" w:rsidRDefault="00F62F37" w:rsidP="00CE1E7A">
      <w:pPr>
        <w:pStyle w:val="Heading1"/>
        <w:spacing w:line="480" w:lineRule="auto"/>
        <w:jc w:val="center"/>
        <w:rPr>
          <w:rFonts w:ascii="Times New Roman" w:hAnsi="Times New Roman" w:cs="Times New Roman"/>
          <w:b/>
          <w:color w:val="0D0D0D" w:themeColor="text1" w:themeTint="F2"/>
          <w:sz w:val="200"/>
          <w:szCs w:val="240"/>
          <w:lang w:val="en-US"/>
        </w:rPr>
      </w:pPr>
    </w:p>
    <w:p w14:paraId="464A2E9D" w14:textId="77777777" w:rsidR="00F62F37" w:rsidRPr="00F617ED" w:rsidRDefault="00F62F37" w:rsidP="00CE1E7A">
      <w:pPr>
        <w:pStyle w:val="Heading1"/>
        <w:spacing w:line="480" w:lineRule="auto"/>
        <w:jc w:val="center"/>
        <w:rPr>
          <w:rFonts w:ascii="Times New Roman" w:hAnsi="Times New Roman" w:cs="Times New Roman"/>
          <w:b/>
          <w:color w:val="0D0D0D" w:themeColor="text1" w:themeTint="F2"/>
          <w:sz w:val="200"/>
          <w:szCs w:val="240"/>
          <w:lang w:val="en-US"/>
        </w:rPr>
      </w:pPr>
      <w:bookmarkStart w:id="35" w:name="_Toc215823014"/>
      <w:r w:rsidRPr="004633D0">
        <w:rPr>
          <w:rFonts w:ascii="Times New Roman" w:hAnsi="Times New Roman" w:cs="Times New Roman"/>
          <w:b/>
          <w:color w:val="0D0D0D" w:themeColor="text1" w:themeTint="F2"/>
          <w:sz w:val="200"/>
          <w:szCs w:val="240"/>
          <w:lang w:val="en-AE"/>
        </w:rPr>
        <w:t>Research</w:t>
      </w:r>
      <w:bookmarkEnd w:id="35"/>
    </w:p>
    <w:p w14:paraId="26EB1261" w14:textId="77777777" w:rsidR="00F62F37" w:rsidRDefault="00F62F37" w:rsidP="00CE1E7A">
      <w:pPr>
        <w:spacing w:line="480" w:lineRule="auto"/>
        <w:rPr>
          <w:lang w:val="en-US"/>
        </w:rPr>
      </w:pPr>
    </w:p>
    <w:p w14:paraId="232CE8CF" w14:textId="77777777" w:rsidR="00F62F37" w:rsidRDefault="00F62F37" w:rsidP="00CE1E7A">
      <w:pPr>
        <w:spacing w:line="480" w:lineRule="auto"/>
        <w:rPr>
          <w:lang w:val="en-US"/>
        </w:rPr>
      </w:pPr>
    </w:p>
    <w:p w14:paraId="0CEC1150" w14:textId="77777777" w:rsidR="00F62F37" w:rsidRDefault="00F62F37" w:rsidP="00CE1E7A">
      <w:pPr>
        <w:spacing w:line="480" w:lineRule="auto"/>
        <w:rPr>
          <w:lang w:val="en-US"/>
        </w:rPr>
      </w:pPr>
    </w:p>
    <w:p w14:paraId="5760E1CF" w14:textId="77777777" w:rsidR="00F62F37" w:rsidRDefault="00F62F37" w:rsidP="00CE1E7A">
      <w:pPr>
        <w:spacing w:line="480" w:lineRule="auto"/>
        <w:rPr>
          <w:lang w:val="en-US"/>
        </w:rPr>
      </w:pPr>
    </w:p>
    <w:p w14:paraId="06B93B12" w14:textId="77777777" w:rsidR="00F62F37" w:rsidRPr="00F617ED" w:rsidRDefault="00F62F37" w:rsidP="00CE1E7A">
      <w:pPr>
        <w:spacing w:line="480" w:lineRule="auto"/>
        <w:rPr>
          <w:lang w:val="en-US"/>
        </w:rPr>
      </w:pPr>
    </w:p>
    <w:p w14:paraId="0B1BCEF3" w14:textId="6090CD8E" w:rsidR="00F62F37" w:rsidRDefault="00F62F37" w:rsidP="00CE1E7A">
      <w:pPr>
        <w:pStyle w:val="Heading1"/>
        <w:spacing w:line="480" w:lineRule="auto"/>
        <w:jc w:val="center"/>
        <w:rPr>
          <w:rFonts w:ascii="Times New Roman" w:hAnsi="Times New Roman" w:cs="Times New Roman"/>
          <w:b/>
          <w:bCs/>
          <w:color w:val="0D0D0D" w:themeColor="text1" w:themeTint="F2"/>
          <w:sz w:val="32"/>
          <w:szCs w:val="32"/>
          <w:lang w:val="en-US"/>
        </w:rPr>
      </w:pPr>
      <w:bookmarkStart w:id="36" w:name="_Toc215823015"/>
      <w:r w:rsidRPr="334C657A">
        <w:rPr>
          <w:rFonts w:ascii="Times New Roman" w:hAnsi="Times New Roman" w:cs="Times New Roman"/>
          <w:b/>
          <w:bCs/>
          <w:color w:val="0D0D0D" w:themeColor="text1" w:themeTint="F2"/>
          <w:sz w:val="32"/>
          <w:szCs w:val="32"/>
          <w:lang w:val="en-US"/>
        </w:rPr>
        <w:lastRenderedPageBreak/>
        <w:t>Topics related to the problem</w:t>
      </w:r>
      <w:bookmarkEnd w:id="36"/>
    </w:p>
    <w:p w14:paraId="094EEFE1" w14:textId="110222EF" w:rsidR="006F4BA2" w:rsidRDefault="006F4BA2" w:rsidP="006F4BA2">
      <w:pPr>
        <w:rPr>
          <w:b/>
          <w:bCs/>
          <w:sz w:val="32"/>
          <w:szCs w:val="24"/>
          <w:lang w:val="en-US"/>
        </w:rPr>
      </w:pPr>
      <w:r w:rsidRPr="334C657A">
        <w:rPr>
          <w:b/>
          <w:bCs/>
          <w:sz w:val="32"/>
          <w:szCs w:val="32"/>
        </w:rPr>
        <w:t>Formation and Impact of Urban Pollution Islands (UPIs) in Cairo</w:t>
      </w:r>
    </w:p>
    <w:p w14:paraId="70A2A163" w14:textId="48EED0E5" w:rsidR="00467388" w:rsidRDefault="00467388" w:rsidP="00467388">
      <w:pPr>
        <w:spacing w:line="480" w:lineRule="auto"/>
        <w:rPr>
          <w:rFonts w:cs="Times New Roman"/>
          <w:lang w:val="en-US" w:bidi="ar-EG"/>
        </w:rPr>
      </w:pPr>
      <w:r w:rsidRPr="00467388">
        <w:rPr>
          <w:rFonts w:cs="Times New Roman"/>
          <w:lang w:val="en-US" w:bidi="ar-EG"/>
        </w:rPr>
        <w:tab/>
      </w:r>
      <w:r w:rsidRPr="00467388">
        <w:rPr>
          <w:rFonts w:cs="Times New Roman"/>
          <w:lang w:val="en-US" w:bidi="ar-EG"/>
        </w:rPr>
        <w:t>Research the specific physical and chemical processes by which high-density, idling traffic</w:t>
      </w:r>
      <w:r>
        <w:rPr>
          <w:rFonts w:cs="Times New Roman"/>
          <w:lang w:val="en-US" w:bidi="ar-EG"/>
        </w:rPr>
        <w:t xml:space="preserve">, </w:t>
      </w:r>
      <w:r w:rsidRPr="00467388">
        <w:rPr>
          <w:rFonts w:cs="Times New Roman"/>
          <w:lang w:val="en-US" w:bidi="ar-EG"/>
        </w:rPr>
        <w:t>like that on the 6th of October Bridge</w:t>
      </w:r>
      <w:r>
        <w:rPr>
          <w:rFonts w:cs="Times New Roman"/>
          <w:lang w:val="en-US" w:bidi="ar-EG"/>
        </w:rPr>
        <w:t xml:space="preserve">, </w:t>
      </w:r>
      <w:r w:rsidRPr="00467388">
        <w:rPr>
          <w:rFonts w:cs="Times New Roman"/>
          <w:lang w:val="en-US" w:bidi="ar-EG"/>
        </w:rPr>
        <w:t xml:space="preserve">creates concentrated pockets of air pollution that significantly exceed ambient city-wide levels. Focus on how the Urban Heat Island </w:t>
      </w:r>
      <w:r w:rsidRPr="00467388">
        <w:rPr>
          <w:rFonts w:cs="Times New Roman"/>
          <w:lang w:val="en-US" w:bidi="ar-EG"/>
        </w:rPr>
        <w:t>affects</w:t>
      </w:r>
      <w:r w:rsidRPr="00467388">
        <w:rPr>
          <w:rFonts w:cs="Times New Roman"/>
          <w:lang w:val="en-US" w:bidi="ar-EG"/>
        </w:rPr>
        <w:t xml:space="preserve"> Cairo's high-rise density, combined with continuous Carbon Monoxide (CO) and Fine Particulate Matter (PM2.5) emissions, traps pollutants near the bridge's elevated structure. Include local statistics or facts on the prevalence of PM2.5 and CO in Greater Cairo and the resulting public health impacts, addressing it as a negative topic related to the problem's continuity.</w:t>
      </w:r>
    </w:p>
    <w:p w14:paraId="3ABBCFD2" w14:textId="039285C8" w:rsidR="00143D61" w:rsidRDefault="00143D61" w:rsidP="00143D61">
      <w:pPr>
        <w:rPr>
          <w:b/>
          <w:bCs/>
          <w:sz w:val="32"/>
          <w:szCs w:val="32"/>
          <w:lang w:val="en-US"/>
        </w:rPr>
      </w:pPr>
      <w:r w:rsidRPr="00143D61">
        <w:rPr>
          <w:b/>
          <w:bCs/>
          <w:sz w:val="32"/>
          <w:szCs w:val="32"/>
        </w:rPr>
        <w:t>Health and Economic Costs of Chronic Traffic Idling in the GCMA</w:t>
      </w:r>
    </w:p>
    <w:p w14:paraId="2A6F0EAB" w14:textId="215FC9A0" w:rsidR="003C6C5A" w:rsidRDefault="003C6C5A" w:rsidP="003C6C5A">
      <w:pPr>
        <w:spacing w:line="480" w:lineRule="auto"/>
        <w:ind w:firstLine="720"/>
        <w:rPr>
          <w:rFonts w:cs="Times New Roman"/>
          <w:lang w:val="en-US" w:bidi="ar-EG"/>
        </w:rPr>
      </w:pPr>
      <w:r w:rsidRPr="003C6C5A">
        <w:rPr>
          <w:rFonts w:cs="Times New Roman"/>
          <w:lang w:val="en-US" w:bidi="ar-EG"/>
        </w:rPr>
        <w:t>Research the direct correlation between vehicular idling on key Egyptian arteries (like the 6th of October Bridge) and the increased incidence of respiratory and cardiovascular diseases among commuters and urban residents. This topic should present evidence (facts, figures, statistics) on the economic losses to the Egyptian economy due to wasted fuel, higher vehicle maintenance costs, and reduced labor productivity resulting from prolonged commuting times in the Greater Cairo Metropolitan Area (GCMA). This addresses the negative consequences of the problem's existence.</w:t>
      </w:r>
    </w:p>
    <w:p w14:paraId="1575B1FC" w14:textId="65E2C851" w:rsidR="00D83FDE" w:rsidRDefault="00D83FDE" w:rsidP="003C6C5A">
      <w:pPr>
        <w:spacing w:line="480" w:lineRule="auto"/>
        <w:ind w:firstLine="720"/>
        <w:rPr>
          <w:rFonts w:cs="Times New Roman"/>
          <w:lang w:val="en-US" w:bidi="ar-EG"/>
        </w:rPr>
      </w:pPr>
    </w:p>
    <w:p w14:paraId="7861FB4C" w14:textId="3DE5B9F3" w:rsidR="00D83FDE" w:rsidRDefault="00D83FDE" w:rsidP="00D83FDE">
      <w:pPr>
        <w:spacing w:line="480" w:lineRule="auto"/>
        <w:rPr>
          <w:rFonts w:cs="Times New Roman"/>
          <w:lang w:val="en-US" w:bidi="ar-EG"/>
        </w:rPr>
      </w:pPr>
      <w:r w:rsidRPr="00D83FDE">
        <w:rPr>
          <w:rFonts w:cs="Times New Roman"/>
          <w:b/>
          <w:bCs/>
          <w:lang w:bidi="ar-EG"/>
        </w:rPr>
        <w:lastRenderedPageBreak/>
        <w:t>Limitations of Fixed-Schedule Traffic Systems in Egypt's Megacities</w:t>
      </w:r>
      <w:r w:rsidRPr="00D83FDE">
        <w:rPr>
          <w:rFonts w:cs="Times New Roman"/>
          <w:lang w:bidi="ar-EG"/>
        </w:rPr>
        <w:t xml:space="preserve"> </w:t>
      </w:r>
    </w:p>
    <w:p w14:paraId="41597299" w14:textId="336729D7" w:rsidR="00765870" w:rsidRDefault="00542333" w:rsidP="00765870">
      <w:pPr>
        <w:spacing w:line="480" w:lineRule="auto"/>
        <w:ind w:firstLine="720"/>
        <w:rPr>
          <w:rFonts w:cs="Times New Roman"/>
          <w:lang w:val="en-US" w:bidi="ar-EG"/>
        </w:rPr>
      </w:pPr>
      <w:r w:rsidRPr="00542333">
        <w:rPr>
          <w:rFonts w:cs="Times New Roman"/>
          <w:lang w:bidi="ar-EG"/>
        </w:rPr>
        <w:t xml:space="preserve">This topic should detail the current state of traffic management technology in Cairo, highlighting the structural inability of traditional, </w:t>
      </w:r>
      <w:r w:rsidRPr="00542333">
        <w:rPr>
          <w:rFonts w:cs="Times New Roman"/>
          <w:b/>
          <w:bCs/>
          <w:lang w:bidi="ar-EG"/>
        </w:rPr>
        <w:t>fixed-schedule traffic signals</w:t>
      </w:r>
      <w:r w:rsidRPr="00542333">
        <w:rPr>
          <w:rFonts w:cs="Times New Roman"/>
          <w:lang w:bidi="ar-EG"/>
        </w:rPr>
        <w:t xml:space="preserve"> and systems to dynamically respond to sudden, unpredictable events such as accidents or unexpected peak-hour surges. Explain why this rigidity is a core cause of severe, prolonged gridlock on critical infrastructure like the 6th of October Bridge, which lacks alternative escape routes</w:t>
      </w:r>
      <w:bookmarkStart w:id="37" w:name="_Toc215823016"/>
      <w:r w:rsidR="00A579E2">
        <w:rPr>
          <w:rFonts w:cs="Times New Roman"/>
          <w:lang w:val="en-US" w:bidi="ar-EG"/>
        </w:rPr>
        <w:t>.</w:t>
      </w:r>
    </w:p>
    <w:p w14:paraId="309037DC" w14:textId="05980617" w:rsidR="00A579E2" w:rsidRDefault="00A579E2" w:rsidP="00765870">
      <w:pPr>
        <w:spacing w:line="480" w:lineRule="auto"/>
        <w:ind w:firstLine="720"/>
        <w:rPr>
          <w:rFonts w:cs="Times New Roman"/>
          <w:lang w:val="en-US" w:bidi="ar-EG"/>
        </w:rPr>
      </w:pPr>
    </w:p>
    <w:p w14:paraId="1C32ADF0" w14:textId="4A7ADEF9" w:rsidR="00A579E2" w:rsidRDefault="00A579E2" w:rsidP="00765870">
      <w:pPr>
        <w:spacing w:line="480" w:lineRule="auto"/>
        <w:ind w:firstLine="720"/>
        <w:rPr>
          <w:rFonts w:cs="Times New Roman"/>
          <w:lang w:val="en-US" w:bidi="ar-EG"/>
        </w:rPr>
      </w:pPr>
    </w:p>
    <w:p w14:paraId="603A5F13" w14:textId="218F3CDD" w:rsidR="00A579E2" w:rsidRDefault="00A579E2" w:rsidP="00765870">
      <w:pPr>
        <w:spacing w:line="480" w:lineRule="auto"/>
        <w:ind w:firstLine="720"/>
        <w:rPr>
          <w:rFonts w:cs="Times New Roman"/>
          <w:lang w:val="en-US" w:bidi="ar-EG"/>
        </w:rPr>
      </w:pPr>
    </w:p>
    <w:p w14:paraId="3FAF654B" w14:textId="6D19AC0D" w:rsidR="00A579E2" w:rsidRDefault="00A579E2" w:rsidP="00765870">
      <w:pPr>
        <w:spacing w:line="480" w:lineRule="auto"/>
        <w:ind w:firstLine="720"/>
        <w:rPr>
          <w:rFonts w:cs="Times New Roman"/>
          <w:lang w:val="en-US" w:bidi="ar-EG"/>
        </w:rPr>
      </w:pPr>
    </w:p>
    <w:p w14:paraId="22CD91B8" w14:textId="6A4D1B4D" w:rsidR="00A579E2" w:rsidRDefault="00A579E2" w:rsidP="00765870">
      <w:pPr>
        <w:spacing w:line="480" w:lineRule="auto"/>
        <w:ind w:firstLine="720"/>
        <w:rPr>
          <w:rFonts w:cs="Times New Roman"/>
          <w:lang w:val="en-US" w:bidi="ar-EG"/>
        </w:rPr>
      </w:pPr>
    </w:p>
    <w:p w14:paraId="16852075" w14:textId="541A1DA6" w:rsidR="00A579E2" w:rsidRDefault="00A579E2" w:rsidP="00765870">
      <w:pPr>
        <w:spacing w:line="480" w:lineRule="auto"/>
        <w:ind w:firstLine="720"/>
        <w:rPr>
          <w:rFonts w:cs="Times New Roman"/>
          <w:lang w:val="en-US" w:bidi="ar-EG"/>
        </w:rPr>
      </w:pPr>
    </w:p>
    <w:p w14:paraId="0AF9CD3E" w14:textId="77AB0B94" w:rsidR="00A579E2" w:rsidRDefault="00A579E2" w:rsidP="00765870">
      <w:pPr>
        <w:spacing w:line="480" w:lineRule="auto"/>
        <w:ind w:firstLine="720"/>
        <w:rPr>
          <w:rFonts w:cs="Times New Roman"/>
          <w:lang w:val="en-US" w:bidi="ar-EG"/>
        </w:rPr>
      </w:pPr>
    </w:p>
    <w:p w14:paraId="0DE3253D" w14:textId="6B30E191" w:rsidR="00A579E2" w:rsidRDefault="00A579E2" w:rsidP="00765870">
      <w:pPr>
        <w:spacing w:line="480" w:lineRule="auto"/>
        <w:ind w:firstLine="720"/>
        <w:rPr>
          <w:rFonts w:cs="Times New Roman"/>
          <w:lang w:val="en-US" w:bidi="ar-EG"/>
        </w:rPr>
      </w:pPr>
    </w:p>
    <w:p w14:paraId="7EBEFE58" w14:textId="31A8F3CB" w:rsidR="00A579E2" w:rsidRDefault="00A579E2" w:rsidP="00765870">
      <w:pPr>
        <w:spacing w:line="480" w:lineRule="auto"/>
        <w:ind w:firstLine="720"/>
        <w:rPr>
          <w:rFonts w:cs="Times New Roman"/>
          <w:lang w:val="en-US" w:bidi="ar-EG"/>
        </w:rPr>
      </w:pPr>
    </w:p>
    <w:p w14:paraId="7DD02430" w14:textId="4208A324" w:rsidR="00A579E2" w:rsidRDefault="00A579E2" w:rsidP="00765870">
      <w:pPr>
        <w:spacing w:line="480" w:lineRule="auto"/>
        <w:ind w:firstLine="720"/>
        <w:rPr>
          <w:rFonts w:cs="Times New Roman"/>
          <w:lang w:val="en-US" w:bidi="ar-EG"/>
        </w:rPr>
      </w:pPr>
    </w:p>
    <w:p w14:paraId="4F4D2F37" w14:textId="0C34FF00" w:rsidR="00A579E2" w:rsidRPr="00A579E2" w:rsidRDefault="00A579E2" w:rsidP="00765870">
      <w:pPr>
        <w:spacing w:line="480" w:lineRule="auto"/>
        <w:ind w:firstLine="720"/>
        <w:rPr>
          <w:rFonts w:cs="Times New Roman"/>
          <w:lang w:val="en-US" w:bidi="ar-EG"/>
        </w:rPr>
      </w:pPr>
    </w:p>
    <w:p w14:paraId="3971A51C" w14:textId="76BAC320" w:rsidR="00F62F37" w:rsidRDefault="00F62F37" w:rsidP="00765870">
      <w:pPr>
        <w:pStyle w:val="Heading1"/>
        <w:spacing w:line="480" w:lineRule="auto"/>
        <w:rPr>
          <w:rFonts w:ascii="Times New Roman" w:hAnsi="Times New Roman" w:cs="Times New Roman"/>
          <w:b/>
          <w:bCs/>
          <w:color w:val="0D0D0D" w:themeColor="text1" w:themeTint="F2"/>
          <w:sz w:val="32"/>
          <w:szCs w:val="32"/>
          <w:lang w:val="en-US"/>
        </w:rPr>
      </w:pPr>
      <w:r w:rsidRPr="363985B0">
        <w:rPr>
          <w:rFonts w:ascii="Times New Roman" w:hAnsi="Times New Roman" w:cs="Times New Roman"/>
          <w:b/>
          <w:bCs/>
          <w:color w:val="0D0D0D" w:themeColor="text1" w:themeTint="F2"/>
          <w:sz w:val="32"/>
          <w:szCs w:val="32"/>
          <w:lang w:val="en-US"/>
        </w:rPr>
        <w:lastRenderedPageBreak/>
        <w:t>Topic Related to the Solution</w:t>
      </w:r>
      <w:bookmarkEnd w:id="37"/>
    </w:p>
    <w:p w14:paraId="0F79254C" w14:textId="6F6ECAE2" w:rsidR="00BD6E0F" w:rsidRDefault="00BD6E0F" w:rsidP="007A057F">
      <w:pPr>
        <w:spacing w:line="480" w:lineRule="auto"/>
        <w:rPr>
          <w:rFonts w:cs="Times New Roman"/>
          <w:b/>
          <w:bCs/>
          <w:lang w:val="en-US" w:bidi="ar-EG"/>
        </w:rPr>
      </w:pPr>
      <w:r w:rsidRPr="00BD6E0F">
        <w:rPr>
          <w:rFonts w:cs="Times New Roman"/>
          <w:b/>
          <w:bCs/>
          <w:lang w:bidi="ar-EG"/>
        </w:rPr>
        <w:t>Principles of Dual-Sensor Fusion for Environmental Monitoring</w:t>
      </w:r>
    </w:p>
    <w:p w14:paraId="211BDEAB" w14:textId="22B05777" w:rsidR="00F413CD" w:rsidRDefault="007A057F" w:rsidP="007A057F">
      <w:pPr>
        <w:spacing w:line="480" w:lineRule="auto"/>
        <w:ind w:firstLine="720"/>
        <w:rPr>
          <w:rFonts w:cs="Times New Roman"/>
          <w:lang w:val="en-US" w:bidi="ar-EG"/>
        </w:rPr>
      </w:pPr>
      <w:r w:rsidRPr="007A057F">
        <w:rPr>
          <w:rFonts w:cs="Times New Roman"/>
          <w:lang w:bidi="ar-EG"/>
        </w:rPr>
        <w:t>This topic is fundamental to your ITMS's daytime operation. Research the technical necessity and methodology of sensor fusion</w:t>
      </w:r>
      <w:r>
        <w:rPr>
          <w:rFonts w:cs="Times New Roman"/>
          <w:lang w:val="en-US" w:bidi="ar-EG"/>
        </w:rPr>
        <w:t xml:space="preserve">, </w:t>
      </w:r>
      <w:r w:rsidRPr="007A057F">
        <w:rPr>
          <w:rFonts w:cs="Times New Roman"/>
          <w:lang w:bidi="ar-EG"/>
        </w:rPr>
        <w:t>specifically using the MQ-7 (CO) and GP2Y1010 (PM2.5)</w:t>
      </w:r>
      <w:r>
        <w:rPr>
          <w:rFonts w:cs="Times New Roman"/>
          <w:lang w:val="en-US" w:bidi="ar-EG"/>
        </w:rPr>
        <w:t xml:space="preserve">, </w:t>
      </w:r>
      <w:r w:rsidRPr="007A057F">
        <w:rPr>
          <w:rFonts w:cs="Times New Roman"/>
          <w:lang w:bidi="ar-EG"/>
        </w:rPr>
        <w:t>to achieve a higher confidence level in traffic congestion detection compared to relying on a single sensor. Explain the scientific principles behind why the correlation of CO and PM2.5 spikes is a reliable signature of vehicular exhaust, helping to filter out false positives from other pollution sources (like factories or waste burning).</w:t>
      </w:r>
    </w:p>
    <w:p w14:paraId="10C9E444" w14:textId="7DAAA960" w:rsidR="004D0E33" w:rsidRPr="007B5069" w:rsidRDefault="004D0E33" w:rsidP="004D0E33">
      <w:pPr>
        <w:spacing w:line="480" w:lineRule="auto"/>
        <w:rPr>
          <w:rFonts w:cs="Times New Roman"/>
          <w:b/>
          <w:bCs/>
          <w:lang w:bidi="ar-EG"/>
        </w:rPr>
      </w:pPr>
      <w:r w:rsidRPr="007B5069">
        <w:rPr>
          <w:rFonts w:cs="Times New Roman"/>
          <w:b/>
          <w:bCs/>
          <w:lang w:bidi="ar-EG"/>
        </w:rPr>
        <w:t>Non-Visible Spectrum Vehicle Detection and Thermal Array Technology</w:t>
      </w:r>
    </w:p>
    <w:p w14:paraId="2C649670" w14:textId="058025BC" w:rsidR="004D0E33" w:rsidRDefault="007B5069" w:rsidP="007B5069">
      <w:pPr>
        <w:spacing w:line="480" w:lineRule="auto"/>
        <w:ind w:firstLine="720"/>
        <w:rPr>
          <w:rFonts w:cs="Times New Roman"/>
          <w:lang w:bidi="ar-EG"/>
        </w:rPr>
      </w:pPr>
      <w:r w:rsidRPr="007B5069">
        <w:rPr>
          <w:rFonts w:cs="Times New Roman"/>
          <w:lang w:bidi="ar-EG"/>
        </w:rPr>
        <w:t>Focus on the scientific concepts behind your nighttime solution, which uses the BH1750 (light intensity) and AMG8833 (thermal array) sensors. Explain the physics of thermal imaging (how the AMG8833 detects heat patterns from engines/exhausts) and how it provides weather-independent vehicle detection, which is crucial during low-visibility conditions like fog or rain where the BH1750's light readings might be scattered. This topic relates to the scientific concepts that help apply your solution.</w:t>
      </w:r>
    </w:p>
    <w:p w14:paraId="14BBD6AE" w14:textId="5542B1E7" w:rsidR="003A6183" w:rsidRPr="007F36D2" w:rsidRDefault="003A6183" w:rsidP="003A6183">
      <w:pPr>
        <w:spacing w:line="480" w:lineRule="auto"/>
        <w:rPr>
          <w:rFonts w:cs="Times New Roman" w:hint="cs"/>
          <w:rtl/>
          <w:lang w:val="en-US" w:bidi="ar-EG"/>
        </w:rPr>
      </w:pPr>
    </w:p>
    <w:p w14:paraId="3AA6047C" w14:textId="174E529D" w:rsidR="00F62F37" w:rsidRDefault="00F62F37" w:rsidP="00CE1E7A">
      <w:pPr>
        <w:spacing w:line="480" w:lineRule="auto"/>
        <w:rPr>
          <w:b/>
          <w:bCs/>
          <w:sz w:val="96"/>
          <w:szCs w:val="96"/>
          <w:lang w:val="en-US" w:bidi="ar-EG"/>
        </w:rPr>
      </w:pPr>
      <w:bookmarkStart w:id="38" w:name="_Toc150095177"/>
    </w:p>
    <w:p w14:paraId="05940886" w14:textId="77777777" w:rsidR="00BD6E0F" w:rsidRDefault="00BD6E0F" w:rsidP="00CE1E7A">
      <w:pPr>
        <w:spacing w:line="480" w:lineRule="auto"/>
        <w:rPr>
          <w:b/>
          <w:bCs/>
          <w:sz w:val="96"/>
          <w:szCs w:val="36"/>
          <w:lang w:val="en-US" w:bidi="ar-EG"/>
        </w:rPr>
        <w:sectPr w:rsidR="00BD6E0F" w:rsidSect="00F62F37">
          <w:headerReference w:type="default" r:id="rId39"/>
          <w:pgSz w:w="11906" w:h="16838" w:code="9"/>
          <w:pgMar w:top="1134" w:right="851" w:bottom="1134" w:left="1701" w:header="706" w:footer="43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81"/>
        </w:sectPr>
      </w:pPr>
    </w:p>
    <w:p w14:paraId="2E6210A3" w14:textId="77777777" w:rsidR="00F62F37" w:rsidRPr="000F325C" w:rsidRDefault="00F62F37" w:rsidP="00CE1E7A">
      <w:pPr>
        <w:pStyle w:val="Heading1"/>
        <w:spacing w:line="480" w:lineRule="auto"/>
        <w:rPr>
          <w:rFonts w:ascii="Times New Roman" w:hAnsi="Times New Roman" w:cs="Times New Roman"/>
          <w:b/>
          <w:color w:val="0D0D0D" w:themeColor="text1" w:themeTint="F2"/>
          <w:sz w:val="96"/>
          <w:szCs w:val="96"/>
          <w:rtl/>
          <w:lang w:val="en-US" w:bidi="ar-EG"/>
        </w:rPr>
      </w:pPr>
    </w:p>
    <w:p w14:paraId="7543F1EB" w14:textId="1BB11A32" w:rsidR="00F62F37" w:rsidRPr="004633D0" w:rsidRDefault="00F62F37" w:rsidP="00CE1E7A">
      <w:pPr>
        <w:pStyle w:val="Heading1"/>
        <w:spacing w:line="480" w:lineRule="auto"/>
        <w:rPr>
          <w:rFonts w:ascii="Times New Roman" w:hAnsi="Times New Roman" w:cs="Times New Roman"/>
          <w:b/>
          <w:bCs/>
          <w:color w:val="0D0D0D" w:themeColor="text1" w:themeTint="F2"/>
          <w:sz w:val="96"/>
          <w:szCs w:val="96"/>
          <w:lang w:val="en-US" w:bidi="ar-EG"/>
        </w:rPr>
      </w:pPr>
      <w:bookmarkStart w:id="39" w:name="_Toc215823017"/>
      <w:r w:rsidRPr="7C9F0ABD">
        <w:rPr>
          <w:rFonts w:ascii="Times New Roman" w:hAnsi="Times New Roman" w:cs="Times New Roman"/>
          <w:b/>
          <w:bCs/>
          <w:color w:val="0D0D0D" w:themeColor="text1" w:themeTint="F2"/>
          <w:sz w:val="96"/>
          <w:szCs w:val="96"/>
          <w:lang w:val="en-US" w:bidi="ar-EG"/>
        </w:rPr>
        <w:t xml:space="preserve">Chapter </w:t>
      </w:r>
      <w:r w:rsidRPr="7C9F0ABD">
        <w:rPr>
          <w:rFonts w:ascii="Times New Roman" w:hAnsi="Times New Roman" w:cs="Times New Roman"/>
          <w:b/>
          <w:bCs/>
          <w:color w:val="0D0D0D" w:themeColor="text1" w:themeTint="F2"/>
          <w:sz w:val="96"/>
          <w:szCs w:val="96"/>
          <w:lang w:val="en-US" w:bidi="ar-EG"/>
        </w:rPr>
        <w:t>2</w:t>
      </w:r>
      <w:r w:rsidRPr="7C9F0ABD">
        <w:rPr>
          <w:rFonts w:ascii="Times New Roman" w:hAnsi="Times New Roman" w:cs="Times New Roman"/>
          <w:b/>
          <w:bCs/>
          <w:color w:val="0D0D0D" w:themeColor="text1" w:themeTint="F2"/>
          <w:sz w:val="96"/>
          <w:szCs w:val="96"/>
          <w:lang w:val="en-US" w:bidi="ar-EG"/>
        </w:rPr>
        <w:t>:  Generating and defending a solution</w:t>
      </w:r>
      <w:bookmarkEnd w:id="38"/>
      <w:bookmarkEnd w:id="39"/>
    </w:p>
    <w:p w14:paraId="2C92A50E" w14:textId="77777777" w:rsidR="00F62F37" w:rsidRPr="00F62F37" w:rsidRDefault="00F62F37" w:rsidP="00CE1E7A">
      <w:pPr>
        <w:spacing w:line="480" w:lineRule="auto"/>
        <w:rPr>
          <w:rFonts w:asciiTheme="majorBidi" w:hAnsiTheme="majorBidi" w:cstheme="majorBidi"/>
          <w:b/>
          <w:bCs/>
          <w:sz w:val="32"/>
          <w:szCs w:val="32"/>
          <w:lang w:val="en-US"/>
        </w:rPr>
        <w:sectPr w:rsidR="00F62F37" w:rsidRPr="00F62F37" w:rsidSect="00F62F3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6F0E6FE" w14:textId="77777777" w:rsidR="00F62F37" w:rsidRPr="004633D0" w:rsidRDefault="6D41B2ED" w:rsidP="00CE1E7A">
      <w:pPr>
        <w:pStyle w:val="Heading1"/>
        <w:spacing w:line="480" w:lineRule="auto"/>
        <w:jc w:val="center"/>
        <w:rPr>
          <w:rFonts w:ascii="Times New Roman" w:hAnsi="Times New Roman" w:cs="Times New Roman"/>
          <w:b/>
          <w:color w:val="0D0D0D" w:themeColor="text1" w:themeTint="F2"/>
          <w:sz w:val="36"/>
          <w:szCs w:val="36"/>
          <w:lang w:val="en-AE" w:bidi="ar-EG"/>
        </w:rPr>
      </w:pPr>
      <w:bookmarkStart w:id="40" w:name="_Toc215823018"/>
      <w:r w:rsidRPr="6D41B2ED">
        <w:rPr>
          <w:rFonts w:ascii="Times New Roman" w:hAnsi="Times New Roman" w:cs="Times New Roman"/>
          <w:b/>
          <w:bCs/>
          <w:color w:val="0D0D0D" w:themeColor="text1" w:themeTint="F2"/>
          <w:sz w:val="36"/>
          <w:szCs w:val="36"/>
          <w:lang w:val="en-AE" w:bidi="ar-EG"/>
        </w:rPr>
        <w:lastRenderedPageBreak/>
        <w:t>Design requirements</w:t>
      </w:r>
      <w:bookmarkEnd w:id="40"/>
    </w:p>
    <w:p w14:paraId="122D871D" w14:textId="072C0F3D" w:rsidR="6D41B2ED" w:rsidRDefault="6D41B2ED" w:rsidP="6D41B2ED">
      <w:pPr>
        <w:spacing w:line="257" w:lineRule="auto"/>
      </w:pPr>
      <w:r w:rsidRPr="6D41B2ED">
        <w:rPr>
          <w:rFonts w:eastAsia="Times New Roman" w:cs="Times New Roman"/>
          <w:b/>
          <w:bCs/>
          <w:sz w:val="32"/>
          <w:szCs w:val="32"/>
          <w:lang w:val="en-AE"/>
        </w:rPr>
        <w:t>Smoother traffic flow</w:t>
      </w:r>
    </w:p>
    <w:p w14:paraId="28CEEB23" w14:textId="57795D5B" w:rsidR="6D41B2ED" w:rsidRDefault="6D41B2ED" w:rsidP="00FC1073">
      <w:pPr>
        <w:spacing w:line="480" w:lineRule="auto"/>
        <w:ind w:firstLine="720"/>
        <w:rPr>
          <w:rFonts w:asciiTheme="majorBidi" w:eastAsiaTheme="minorEastAsia" w:hAnsiTheme="majorBidi" w:cstheme="majorBidi"/>
          <w:szCs w:val="28"/>
          <w:lang w:val="en-US"/>
        </w:rPr>
      </w:pPr>
      <w:r w:rsidRPr="6D41B2ED">
        <w:rPr>
          <w:rFonts w:asciiTheme="majorBidi" w:eastAsiaTheme="minorEastAsia" w:hAnsiTheme="majorBidi" w:cstheme="majorBidi"/>
          <w:szCs w:val="28"/>
          <w:lang w:val="en-US"/>
        </w:rPr>
        <w:t xml:space="preserve">Traffic Flow Efficiency as a quantitative design requirement is a given in this project since it aims to give efficient congestion relief. The system should show any noticeable and quantifiable improvement in the vehicle throughput following the intervention. To be more specific, the average flow rate of </w:t>
      </w:r>
      <w:r w:rsidR="00FC1073" w:rsidRPr="6D41B2ED">
        <w:rPr>
          <w:rFonts w:asciiTheme="majorBidi" w:eastAsiaTheme="minorEastAsia" w:hAnsiTheme="majorBidi" w:cstheme="majorBidi"/>
          <w:szCs w:val="28"/>
          <w:lang w:val="en-US"/>
        </w:rPr>
        <w:t>vehicles</w:t>
      </w:r>
      <w:r w:rsidRPr="6D41B2ED">
        <w:rPr>
          <w:rFonts w:asciiTheme="majorBidi" w:eastAsiaTheme="minorEastAsia" w:hAnsiTheme="majorBidi" w:cstheme="majorBidi"/>
          <w:szCs w:val="28"/>
          <w:lang w:val="en-US"/>
        </w:rPr>
        <w:t xml:space="preserve"> traversing the sensor point shall be increased at least by 15 percent over a period of 5 minutes after the opening of the secondary road, compared to the average flow rate taken during the 5 minutes just before the check of congestion. The rationale behind selecting this $15percent benchmark is to confirm that the automated raising of the barrier </w:t>
      </w:r>
      <w:r w:rsidR="00FC1073" w:rsidRPr="6D41B2ED">
        <w:rPr>
          <w:rFonts w:asciiTheme="majorBidi" w:eastAsiaTheme="minorEastAsia" w:hAnsiTheme="majorBidi" w:cstheme="majorBidi"/>
          <w:szCs w:val="28"/>
          <w:lang w:val="en-US"/>
        </w:rPr>
        <w:t>redistributes</w:t>
      </w:r>
      <w:r w:rsidRPr="6D41B2ED">
        <w:rPr>
          <w:rFonts w:asciiTheme="majorBidi" w:eastAsiaTheme="minorEastAsia" w:hAnsiTheme="majorBidi" w:cstheme="majorBidi"/>
          <w:szCs w:val="28"/>
          <w:lang w:val="en-US"/>
        </w:rPr>
        <w:t xml:space="preserve"> and manages the surplus traffic load, so that the intervention offers a significant, timely solution to the gridlock problem and shows the working proficiency of the system.</w:t>
      </w:r>
    </w:p>
    <w:p w14:paraId="10A20360" w14:textId="7C16628C" w:rsidR="6D41B2ED" w:rsidRDefault="6D41B2ED" w:rsidP="6D41B2ED">
      <w:pPr>
        <w:spacing w:line="257" w:lineRule="auto"/>
      </w:pPr>
      <w:r w:rsidRPr="6D41B2ED">
        <w:rPr>
          <w:rFonts w:eastAsia="Times New Roman" w:cs="Times New Roman"/>
          <w:b/>
          <w:bCs/>
          <w:sz w:val="32"/>
          <w:szCs w:val="32"/>
          <w:lang w:val="en-AE"/>
        </w:rPr>
        <w:t>Lower percentage of pollution</w:t>
      </w:r>
    </w:p>
    <w:p w14:paraId="4F9B38C8" w14:textId="7732AC0B" w:rsidR="6D41B2ED" w:rsidRDefault="6D41B2ED" w:rsidP="00925D85">
      <w:pPr>
        <w:spacing w:line="480" w:lineRule="auto"/>
        <w:ind w:firstLine="720"/>
        <w:rPr>
          <w:rFonts w:asciiTheme="majorBidi" w:eastAsiaTheme="minorEastAsia" w:hAnsiTheme="majorBidi" w:cstheme="majorBidi"/>
          <w:szCs w:val="28"/>
          <w:lang w:val="en-US"/>
        </w:rPr>
      </w:pPr>
      <w:r w:rsidRPr="6D41B2ED">
        <w:rPr>
          <w:rFonts w:asciiTheme="majorBidi" w:eastAsiaTheme="minorEastAsia" w:hAnsiTheme="majorBidi" w:cstheme="majorBidi"/>
          <w:szCs w:val="28"/>
          <w:lang w:val="en-US"/>
        </w:rPr>
        <w:t xml:space="preserve">Since the project is based on the use of the sensors of </w:t>
      </w:r>
      <w:r w:rsidR="00FC1073" w:rsidRPr="6D41B2ED">
        <w:rPr>
          <w:rFonts w:asciiTheme="majorBidi" w:eastAsiaTheme="minorEastAsia" w:hAnsiTheme="majorBidi" w:cstheme="majorBidi"/>
          <w:szCs w:val="28"/>
          <w:lang w:val="en-US"/>
        </w:rPr>
        <w:t>pollutants</w:t>
      </w:r>
      <w:r w:rsidRPr="6D41B2ED">
        <w:rPr>
          <w:rFonts w:asciiTheme="majorBidi" w:eastAsiaTheme="minorEastAsia" w:hAnsiTheme="majorBidi" w:cstheme="majorBidi"/>
          <w:szCs w:val="28"/>
          <w:lang w:val="en-US"/>
        </w:rPr>
        <w:t xml:space="preserve"> such as carbon dioxide (CO) and the PM 2.5, the main demand is the measurable Pollution Reduction through the mitigation of idling traffic. The system should be shown to reduce </w:t>
      </w:r>
      <w:r w:rsidR="00FC1073" w:rsidRPr="6D41B2ED">
        <w:rPr>
          <w:rFonts w:asciiTheme="majorBidi" w:eastAsiaTheme="minorEastAsia" w:hAnsiTheme="majorBidi" w:cstheme="majorBidi"/>
          <w:szCs w:val="28"/>
          <w:lang w:val="en-US"/>
        </w:rPr>
        <w:t>harmful</w:t>
      </w:r>
      <w:r w:rsidRPr="6D41B2ED">
        <w:rPr>
          <w:rFonts w:asciiTheme="majorBidi" w:eastAsiaTheme="minorEastAsia" w:hAnsiTheme="majorBidi" w:cstheme="majorBidi"/>
          <w:szCs w:val="28"/>
          <w:lang w:val="en-US"/>
        </w:rPr>
        <w:t xml:space="preserve"> emissions to the environment. In particular, the mean Carbon Monoxide concentration level, which is 10 ppm, has to be reduced by at least 10 </w:t>
      </w:r>
      <w:r w:rsidRPr="6D41B2ED">
        <w:rPr>
          <w:rFonts w:asciiTheme="majorBidi" w:eastAsiaTheme="minorEastAsia" w:hAnsiTheme="majorBidi" w:cstheme="majorBidi"/>
          <w:szCs w:val="28"/>
          <w:lang w:val="en-US"/>
        </w:rPr>
        <w:lastRenderedPageBreak/>
        <w:t xml:space="preserve">ppm and the level of the concentrations of PM2.5 should be reduced by at least 5 ug/m3 in the immediate vicinity 10 minutes after the removal of the barrier and the beginning of traffic flow. This offers a simple, health-related measure that will justify the choice of </w:t>
      </w:r>
      <w:r w:rsidR="00FC1073" w:rsidRPr="6D41B2ED">
        <w:rPr>
          <w:rFonts w:asciiTheme="majorBidi" w:eastAsiaTheme="minorEastAsia" w:hAnsiTheme="majorBidi" w:cstheme="majorBidi"/>
          <w:szCs w:val="28"/>
          <w:lang w:val="en-US"/>
        </w:rPr>
        <w:t>sensors</w:t>
      </w:r>
      <w:r w:rsidRPr="6D41B2ED">
        <w:rPr>
          <w:rFonts w:asciiTheme="majorBidi" w:eastAsiaTheme="minorEastAsia" w:hAnsiTheme="majorBidi" w:cstheme="majorBidi"/>
          <w:szCs w:val="28"/>
          <w:lang w:val="en-US"/>
        </w:rPr>
        <w:t xml:space="preserve"> and assure the second value of the system, which will prove the social and environmental responsibility of the project as a whole, given the reduction of commuter exposure to air pollution.</w:t>
      </w:r>
    </w:p>
    <w:p w14:paraId="50E97DE1" w14:textId="1C279EB7" w:rsidR="6D41B2ED" w:rsidRDefault="6D41B2ED" w:rsidP="6D41B2ED">
      <w:pPr>
        <w:spacing w:line="257" w:lineRule="auto"/>
      </w:pPr>
      <w:r w:rsidRPr="6D41B2ED">
        <w:rPr>
          <w:rFonts w:eastAsia="Times New Roman" w:cs="Times New Roman"/>
          <w:b/>
          <w:bCs/>
          <w:sz w:val="32"/>
          <w:szCs w:val="32"/>
          <w:lang w:val="en-AE"/>
        </w:rPr>
        <w:t xml:space="preserve">Safety </w:t>
      </w:r>
    </w:p>
    <w:p w14:paraId="3A331B74" w14:textId="3D76A368" w:rsidR="6D41B2ED" w:rsidRDefault="6D41B2ED" w:rsidP="00925D85">
      <w:pPr>
        <w:spacing w:line="480" w:lineRule="auto"/>
        <w:ind w:firstLine="720"/>
        <w:rPr>
          <w:rFonts w:asciiTheme="majorBidi" w:hAnsiTheme="majorBidi" w:cstheme="majorBidi"/>
          <w:lang w:val="en-US"/>
        </w:rPr>
      </w:pPr>
      <w:r w:rsidRPr="6D41B2ED">
        <w:rPr>
          <w:rFonts w:asciiTheme="majorBidi" w:eastAsiaTheme="minorEastAsia" w:hAnsiTheme="majorBidi" w:cstheme="majorBidi"/>
          <w:szCs w:val="28"/>
          <w:lang w:val="en-US"/>
        </w:rPr>
        <w:t xml:space="preserve">Although the system will enhance </w:t>
      </w:r>
      <w:r w:rsidRPr="6D41B2ED">
        <w:rPr>
          <w:rFonts w:asciiTheme="majorBidi" w:hAnsiTheme="majorBidi" w:cstheme="majorBidi"/>
          <w:lang w:val="en-US"/>
        </w:rPr>
        <w:t>speed, there is a strict safety limit that has to be followed. According to the Accident Rate requirement, the gains in efficiency should not eradicate public safety. Quantitatively, the system should not be linked with an increment of the rate of vehicle accidents per week in the intersection or switch point than the six-month average rate that was recorded. To guarantee mechanical safety, there is a critical sub-requirement, i.e., automatic barrier actuation (opening or closing) should be finished in 3 seconds after the decision is made. This reduces the amount of time taken by the mechanism itself to discontinue traffic. Such dual focus guarantees that the solution is effective and, at the same time, powerful and accountable</w:t>
      </w:r>
      <w:r w:rsidR="00925D85">
        <w:rPr>
          <w:rFonts w:asciiTheme="majorBidi" w:hAnsiTheme="majorBidi" w:cstheme="majorBidi"/>
          <w:lang w:val="en-US"/>
        </w:rPr>
        <w:t>,</w:t>
      </w:r>
      <w:r w:rsidRPr="6D41B2ED">
        <w:rPr>
          <w:rFonts w:asciiTheme="majorBidi" w:hAnsiTheme="majorBidi" w:cstheme="majorBidi"/>
          <w:lang w:val="en-US"/>
        </w:rPr>
        <w:t xml:space="preserve"> and maintains the safety of drivers and passengers as the highest priority.</w:t>
      </w:r>
    </w:p>
    <w:p w14:paraId="32D918C4" w14:textId="6F71B446" w:rsidR="6D41B2ED" w:rsidRDefault="6D41B2ED" w:rsidP="6D41B2ED">
      <w:pPr>
        <w:spacing w:line="257" w:lineRule="auto"/>
        <w:rPr>
          <w:rFonts w:eastAsia="Times New Roman" w:cs="Times New Roman"/>
          <w:sz w:val="24"/>
          <w:szCs w:val="24"/>
          <w:lang w:val="en-AE"/>
        </w:rPr>
      </w:pPr>
    </w:p>
    <w:p w14:paraId="4B68B53E" w14:textId="6AB88409" w:rsidR="6D41B2ED" w:rsidRDefault="6D41B2ED" w:rsidP="6D41B2ED">
      <w:pPr>
        <w:widowControl w:val="0"/>
        <w:spacing w:after="240" w:line="480" w:lineRule="auto"/>
        <w:rPr>
          <w:rFonts w:asciiTheme="majorBidi" w:hAnsiTheme="majorBidi" w:cstheme="majorBidi"/>
          <w:lang w:val="en-AE"/>
        </w:rPr>
      </w:pPr>
    </w:p>
    <w:p w14:paraId="4CEFCAC7" w14:textId="4ECC2C22" w:rsidR="00CA7C03" w:rsidRDefault="6D41B2ED" w:rsidP="6D41B2ED">
      <w:pPr>
        <w:pStyle w:val="Heading1"/>
        <w:spacing w:line="480" w:lineRule="auto"/>
        <w:jc w:val="center"/>
        <w:rPr>
          <w:rFonts w:ascii="Times New Roman" w:hAnsi="Times New Roman" w:cs="Times New Roman"/>
          <w:b/>
          <w:bCs/>
          <w:color w:val="0D0D0D" w:themeColor="text1" w:themeTint="F2"/>
          <w:sz w:val="36"/>
          <w:szCs w:val="36"/>
          <w:lang w:val="en-US" w:bidi="ar-EG"/>
        </w:rPr>
      </w:pPr>
      <w:bookmarkStart w:id="41" w:name="_Toc215823019"/>
      <w:r w:rsidRPr="6D41B2ED">
        <w:rPr>
          <w:rFonts w:ascii="Times New Roman" w:hAnsi="Times New Roman" w:cs="Times New Roman"/>
          <w:b/>
          <w:bCs/>
          <w:color w:val="0D0D0D" w:themeColor="text1" w:themeTint="F2"/>
          <w:sz w:val="36"/>
          <w:szCs w:val="36"/>
          <w:lang w:val="en-AE" w:bidi="ar-EG"/>
        </w:rPr>
        <w:lastRenderedPageBreak/>
        <w:t>Solution requirements</w:t>
      </w:r>
      <w:bookmarkEnd w:id="41"/>
    </w:p>
    <w:p w14:paraId="7FDD1958" w14:textId="77777777" w:rsidR="00FE18ED" w:rsidRPr="00CA7C03" w:rsidRDefault="00FE18ED" w:rsidP="00FE18ED">
      <w:pPr>
        <w:spacing w:line="480" w:lineRule="auto"/>
        <w:rPr>
          <w:rFonts w:eastAsia="Aptos" w:cs="Times New Roman"/>
          <w:b/>
          <w:bCs/>
          <w:sz w:val="32"/>
          <w:szCs w:val="32"/>
          <w:lang w:val="en-GB"/>
        </w:rPr>
      </w:pPr>
      <w:r w:rsidRPr="00CA7C03">
        <w:rPr>
          <w:rFonts w:eastAsia="Aptos" w:cs="Times New Roman"/>
          <w:b/>
          <w:bCs/>
          <w:sz w:val="32"/>
          <w:szCs w:val="32"/>
          <w:lang w:val="en-GB"/>
        </w:rPr>
        <w:t xml:space="preserve">Availability: </w:t>
      </w:r>
    </w:p>
    <w:p w14:paraId="5634A8E6" w14:textId="77777777" w:rsidR="00C419F1" w:rsidRDefault="00925D85" w:rsidP="00C419F1">
      <w:pPr>
        <w:spacing w:line="480" w:lineRule="auto"/>
        <w:rPr>
          <w:rFonts w:asciiTheme="majorBidi" w:hAnsiTheme="majorBidi" w:cstheme="majorBidi"/>
          <w:szCs w:val="28"/>
          <w:lang w:val="en-AE"/>
        </w:rPr>
      </w:pPr>
      <w:r>
        <w:rPr>
          <w:rFonts w:asciiTheme="majorBidi" w:hAnsiTheme="majorBidi" w:cstheme="majorBidi"/>
          <w:szCs w:val="28"/>
          <w:lang w:val="en-AE"/>
        </w:rPr>
        <w:tab/>
      </w:r>
      <w:r w:rsidR="00C419F1">
        <w:rPr>
          <w:rFonts w:asciiTheme="majorBidi" w:hAnsiTheme="majorBidi" w:cstheme="majorBidi"/>
          <w:szCs w:val="28"/>
          <w:lang w:val="en-AE"/>
        </w:rPr>
        <w:t>T</w:t>
      </w:r>
      <w:r w:rsidR="00FE18ED" w:rsidRPr="00FE18ED">
        <w:rPr>
          <w:rFonts w:asciiTheme="majorBidi" w:hAnsiTheme="majorBidi" w:cstheme="majorBidi"/>
          <w:szCs w:val="28"/>
          <w:lang w:val="en-AE"/>
        </w:rPr>
        <w:t>he structure of the solution, along with the availability of materials, capital, and other components needed to bring the solution to the real world, must be appropriate for the country’s nature and can be applied in real life in scientific ways. Having everything needed to apply the solution readily available would accelerate its work.</w:t>
      </w:r>
    </w:p>
    <w:p w14:paraId="1DAD7BC5" w14:textId="22ACB1FB" w:rsidR="00FE18ED" w:rsidRPr="00C419F1" w:rsidRDefault="00FE18ED" w:rsidP="00C419F1">
      <w:pPr>
        <w:spacing w:line="480" w:lineRule="auto"/>
        <w:rPr>
          <w:rFonts w:asciiTheme="majorBidi" w:hAnsiTheme="majorBidi" w:cstheme="majorBidi"/>
          <w:szCs w:val="28"/>
          <w:lang w:val="en-AE"/>
        </w:rPr>
      </w:pPr>
      <w:r w:rsidRPr="00CA7C03">
        <w:rPr>
          <w:rFonts w:eastAsia="Aptos" w:cs="Times New Roman"/>
          <w:b/>
          <w:bCs/>
          <w:sz w:val="32"/>
          <w:szCs w:val="32"/>
          <w:lang w:val="en-GB"/>
        </w:rPr>
        <w:t xml:space="preserve">Durability: </w:t>
      </w:r>
    </w:p>
    <w:p w14:paraId="2371E92B" w14:textId="098EC564" w:rsidR="00FE18ED" w:rsidRPr="00FE18ED" w:rsidRDefault="00FE18ED" w:rsidP="00C419F1">
      <w:pPr>
        <w:spacing w:line="480" w:lineRule="auto"/>
        <w:ind w:firstLine="720"/>
        <w:rPr>
          <w:rFonts w:asciiTheme="majorBidi" w:hAnsiTheme="majorBidi" w:cstheme="majorBidi"/>
          <w:szCs w:val="28"/>
          <w:lang w:val="en-AE"/>
        </w:rPr>
      </w:pPr>
      <w:r w:rsidRPr="00FE18ED">
        <w:rPr>
          <w:rFonts w:asciiTheme="majorBidi" w:hAnsiTheme="majorBidi" w:cstheme="majorBidi"/>
          <w:szCs w:val="28"/>
          <w:lang w:val="en-AE"/>
        </w:rPr>
        <w:t>Durability is an important key for materials used in a solution. This will offer a longer lifespan in addition to high safety. When the materials are stronger and sustainable, this reduces the overall life costs</w:t>
      </w:r>
      <w:r w:rsidR="00C419F1">
        <w:rPr>
          <w:rFonts w:asciiTheme="majorBidi" w:hAnsiTheme="majorBidi" w:cstheme="majorBidi"/>
          <w:szCs w:val="28"/>
          <w:lang w:val="en-AE"/>
        </w:rPr>
        <w:t>,</w:t>
      </w:r>
      <w:r w:rsidRPr="00FE18ED">
        <w:rPr>
          <w:rFonts w:asciiTheme="majorBidi" w:hAnsiTheme="majorBidi" w:cstheme="majorBidi"/>
          <w:szCs w:val="28"/>
          <w:lang w:val="en-AE"/>
        </w:rPr>
        <w:t xml:space="preserve"> such as the costs of maintenance and interruption of service. Many </w:t>
      </w:r>
      <w:r w:rsidR="00C419F1">
        <w:rPr>
          <w:rFonts w:asciiTheme="majorBidi" w:hAnsiTheme="majorBidi" w:cstheme="majorBidi"/>
          <w:szCs w:val="28"/>
          <w:lang w:val="en-AE"/>
        </w:rPr>
        <w:t>repairs</w:t>
      </w:r>
      <w:r w:rsidRPr="00FE18ED">
        <w:rPr>
          <w:rFonts w:asciiTheme="majorBidi" w:hAnsiTheme="majorBidi" w:cstheme="majorBidi"/>
          <w:szCs w:val="28"/>
          <w:lang w:val="en-AE"/>
        </w:rPr>
        <w:t>, rebuilding, and failures will waste time and money in the long term</w:t>
      </w:r>
      <w:r w:rsidR="00C419F1">
        <w:rPr>
          <w:rFonts w:asciiTheme="majorBidi" w:hAnsiTheme="majorBidi" w:cstheme="majorBidi"/>
          <w:szCs w:val="28"/>
          <w:lang w:val="en-AE"/>
        </w:rPr>
        <w:t>,</w:t>
      </w:r>
      <w:r w:rsidRPr="00FE18ED">
        <w:rPr>
          <w:rFonts w:asciiTheme="majorBidi" w:hAnsiTheme="majorBidi" w:cstheme="majorBidi"/>
          <w:szCs w:val="28"/>
          <w:lang w:val="en-AE"/>
        </w:rPr>
        <w:t xml:space="preserve"> in addition to the negative environmental impact. </w:t>
      </w:r>
    </w:p>
    <w:p w14:paraId="640ADDBA" w14:textId="77777777" w:rsidR="00FE18ED" w:rsidRPr="00CA7C03" w:rsidRDefault="00FE18ED" w:rsidP="00FE18ED">
      <w:pPr>
        <w:spacing w:line="480" w:lineRule="auto"/>
        <w:rPr>
          <w:rFonts w:eastAsia="Aptos" w:cs="Times New Roman"/>
          <w:b/>
          <w:bCs/>
          <w:sz w:val="32"/>
          <w:szCs w:val="32"/>
          <w:lang w:val="en-GB"/>
        </w:rPr>
      </w:pPr>
      <w:r w:rsidRPr="00CA7C03">
        <w:rPr>
          <w:rFonts w:eastAsia="Aptos" w:cs="Times New Roman"/>
          <w:b/>
          <w:bCs/>
          <w:sz w:val="32"/>
          <w:szCs w:val="32"/>
          <w:lang w:val="en-GB"/>
        </w:rPr>
        <w:t>Eco-friendliness:</w:t>
      </w:r>
    </w:p>
    <w:p w14:paraId="0FE910E0" w14:textId="6B750E5C" w:rsidR="00FE18ED" w:rsidRPr="00FE18ED" w:rsidRDefault="00FE18ED" w:rsidP="00C419F1">
      <w:pPr>
        <w:spacing w:line="480" w:lineRule="auto"/>
        <w:ind w:firstLine="720"/>
        <w:rPr>
          <w:rFonts w:asciiTheme="majorBidi" w:hAnsiTheme="majorBidi" w:cstheme="majorBidi"/>
          <w:szCs w:val="28"/>
          <w:lang w:val="en-AE"/>
        </w:rPr>
      </w:pPr>
      <w:r w:rsidRPr="00FE18ED">
        <w:rPr>
          <w:rFonts w:asciiTheme="majorBidi" w:hAnsiTheme="majorBidi" w:cstheme="majorBidi"/>
          <w:szCs w:val="28"/>
          <w:lang w:val="en-AE"/>
        </w:rPr>
        <w:t xml:space="preserve">The solution must be eco-friendly, and the environmental impacts should be reduced as much as possible to not destroy the nation’s ecosystem, mitigate pollution, and cause negative consequences in the future. This can be obtained by using eco-friendly materials </w:t>
      </w:r>
      <w:r w:rsidR="00C419F1">
        <w:rPr>
          <w:rFonts w:asciiTheme="majorBidi" w:hAnsiTheme="majorBidi" w:cstheme="majorBidi"/>
          <w:szCs w:val="28"/>
          <w:lang w:val="en-AE"/>
        </w:rPr>
        <w:t>that</w:t>
      </w:r>
      <w:r w:rsidRPr="00FE18ED">
        <w:rPr>
          <w:rFonts w:asciiTheme="majorBidi" w:hAnsiTheme="majorBidi" w:cstheme="majorBidi"/>
          <w:szCs w:val="28"/>
          <w:lang w:val="en-AE"/>
        </w:rPr>
        <w:t xml:space="preserve"> can be recycled. The effect on the environment is </w:t>
      </w:r>
      <w:r w:rsidRPr="00FE18ED">
        <w:rPr>
          <w:rFonts w:asciiTheme="majorBidi" w:hAnsiTheme="majorBidi" w:cstheme="majorBidi"/>
          <w:szCs w:val="28"/>
          <w:lang w:val="en-AE"/>
        </w:rPr>
        <w:lastRenderedPageBreak/>
        <w:t xml:space="preserve">not only related to the materials used in the solution, but the solution's output should be non-hazardous. </w:t>
      </w:r>
    </w:p>
    <w:p w14:paraId="7B390EDA" w14:textId="77777777" w:rsidR="00FE18ED" w:rsidRPr="00CA7C03" w:rsidRDefault="00FE18ED" w:rsidP="00FE18ED">
      <w:pPr>
        <w:spacing w:line="480" w:lineRule="auto"/>
        <w:rPr>
          <w:rFonts w:eastAsia="Aptos" w:cs="Times New Roman"/>
          <w:b/>
          <w:bCs/>
          <w:sz w:val="32"/>
          <w:szCs w:val="32"/>
          <w:lang w:val="en-GB"/>
        </w:rPr>
      </w:pPr>
      <w:r w:rsidRPr="00CA7C03">
        <w:rPr>
          <w:rFonts w:eastAsia="Aptos" w:cs="Times New Roman"/>
          <w:b/>
          <w:bCs/>
          <w:sz w:val="32"/>
          <w:szCs w:val="32"/>
          <w:lang w:val="en-GB"/>
        </w:rPr>
        <w:t xml:space="preserve">Cost-effectiveness: </w:t>
      </w:r>
    </w:p>
    <w:p w14:paraId="0F85C06B" w14:textId="73FC6353" w:rsidR="00F62F37" w:rsidRPr="004633D0" w:rsidRDefault="00FE18ED" w:rsidP="00C419F1">
      <w:pPr>
        <w:spacing w:line="480" w:lineRule="auto"/>
        <w:ind w:firstLine="720"/>
        <w:rPr>
          <w:rFonts w:asciiTheme="majorBidi" w:hAnsiTheme="majorBidi" w:cstheme="majorBidi"/>
          <w:lang w:val="en-US"/>
        </w:rPr>
      </w:pPr>
      <w:r w:rsidRPr="7C613D36">
        <w:rPr>
          <w:rFonts w:asciiTheme="majorBidi" w:hAnsiTheme="majorBidi" w:cstheme="majorBidi"/>
          <w:lang w:val="en-US"/>
        </w:rPr>
        <w:t>The economic side must be taken into consideration in generating a solution. The materials used in the solution should be as inexpensive and effective as possible. For this, a solution must have a cost-</w:t>
      </w:r>
      <w:r w:rsidR="00C419F1" w:rsidRPr="7C613D36">
        <w:rPr>
          <w:rFonts w:asciiTheme="majorBidi" w:hAnsiTheme="majorBidi" w:cstheme="majorBidi"/>
          <w:lang w:val="en-US"/>
        </w:rPr>
        <w:t>effective</w:t>
      </w:r>
      <w:r w:rsidRPr="7C613D36">
        <w:rPr>
          <w:rFonts w:asciiTheme="majorBidi" w:hAnsiTheme="majorBidi" w:cstheme="majorBidi"/>
          <w:lang w:val="en-US"/>
        </w:rPr>
        <w:t xml:space="preserve"> analysis to demonstrate the essential components and their price, the inessential components and their price, which will help us to control the budget</w:t>
      </w:r>
      <w:r w:rsidR="00F62F37" w:rsidRPr="7C613D36">
        <w:rPr>
          <w:rFonts w:asciiTheme="majorBidi" w:hAnsiTheme="majorBidi" w:cstheme="majorBidi"/>
          <w:lang w:val="en-US"/>
        </w:rPr>
        <w:t>.</w:t>
      </w:r>
    </w:p>
    <w:p w14:paraId="74BFF1E5" w14:textId="42C3DC86" w:rsidR="00F62F37" w:rsidRPr="00510F66" w:rsidRDefault="00F62F37" w:rsidP="00CE1E7A">
      <w:pPr>
        <w:spacing w:line="480" w:lineRule="auto"/>
        <w:rPr>
          <w:rFonts w:eastAsia="Aptos" w:cs="Times New Roman"/>
          <w:szCs w:val="28"/>
          <w:lang w:val="en-GB"/>
        </w:rPr>
      </w:pPr>
    </w:p>
    <w:p w14:paraId="02AFD4F5" w14:textId="33255733" w:rsidR="00F62F37" w:rsidRPr="004633D0" w:rsidRDefault="6D41B2ED" w:rsidP="00CE1E7A">
      <w:pPr>
        <w:pStyle w:val="Heading1"/>
        <w:spacing w:line="480" w:lineRule="auto"/>
        <w:jc w:val="center"/>
        <w:rPr>
          <w:rFonts w:ascii="Times New Roman" w:hAnsi="Times New Roman" w:cs="Times New Roman"/>
          <w:b/>
          <w:bCs/>
          <w:color w:val="0D0D0D" w:themeColor="text1" w:themeTint="F2"/>
          <w:sz w:val="36"/>
          <w:szCs w:val="36"/>
          <w:lang w:val="en-US" w:bidi="ar-EG"/>
        </w:rPr>
      </w:pPr>
      <w:bookmarkStart w:id="42" w:name="_Toc215823020"/>
      <w:r w:rsidRPr="6D41B2ED">
        <w:rPr>
          <w:rFonts w:ascii="Times New Roman" w:hAnsi="Times New Roman" w:cs="Times New Roman"/>
          <w:b/>
          <w:bCs/>
          <w:color w:val="0D0D0D" w:themeColor="text1" w:themeTint="F2"/>
          <w:sz w:val="36"/>
          <w:szCs w:val="36"/>
          <w:lang w:val="en-US" w:bidi="ar-EG"/>
        </w:rPr>
        <w:t>Selection of Solution</w:t>
      </w:r>
      <w:bookmarkEnd w:id="42"/>
    </w:p>
    <w:p w14:paraId="458BBE95" w14:textId="75128F8D" w:rsidR="6D41B2ED" w:rsidRDefault="6D41B2ED" w:rsidP="004326FE">
      <w:pPr>
        <w:spacing w:line="480" w:lineRule="auto"/>
        <w:ind w:firstLine="720"/>
        <w:rPr>
          <w:rFonts w:asciiTheme="majorBidi" w:hAnsiTheme="majorBidi" w:cstheme="majorBidi"/>
          <w:lang w:val="en"/>
        </w:rPr>
      </w:pPr>
      <w:r w:rsidRPr="6D41B2ED">
        <w:rPr>
          <w:rFonts w:asciiTheme="majorBidi" w:hAnsiTheme="majorBidi" w:cstheme="majorBidi"/>
          <w:lang w:val="en-AE"/>
        </w:rPr>
        <w:t xml:space="preserve">The chosen solution will be using the emergency line on the side of the road in case of congestion, a gate will open when the sensors detect a high amount of car waste, making the cars flow faster. the sensors will be mounted on the side of the road on a lamppost; the daytime sensors will be mounted 2.5 meters above the road. </w:t>
      </w:r>
      <w:r w:rsidRPr="6D41B2ED">
        <w:rPr>
          <w:rFonts w:asciiTheme="majorBidi" w:hAnsiTheme="majorBidi" w:cstheme="majorBidi"/>
          <w:lang w:val="en"/>
        </w:rPr>
        <w:t xml:space="preserve">This position allows for accurate readings of emissions and dust from traffic. Which is It is kept relatively low because car emissions are heavier than air and stay near the ground. </w:t>
      </w:r>
      <w:r w:rsidRPr="6D41B2ED">
        <w:rPr>
          <w:rFonts w:asciiTheme="majorBidi" w:hAnsiTheme="majorBidi" w:cstheme="majorBidi"/>
          <w:lang w:val="en-AE"/>
        </w:rPr>
        <w:t xml:space="preserve">The usage of two sensors is justified by the fact that the readings of one sensor can be altered by other sources, such as a dust storm or a </w:t>
      </w:r>
      <w:r w:rsidRPr="6D41B2ED">
        <w:rPr>
          <w:rFonts w:asciiTheme="majorBidi" w:hAnsiTheme="majorBidi" w:cstheme="majorBidi"/>
          <w:lang w:val="en-AE"/>
        </w:rPr>
        <w:lastRenderedPageBreak/>
        <w:t xml:space="preserve">nearby fire, so the two-sensor system makes one sensor confirm the readings of the other sensor. </w:t>
      </w:r>
      <w:r w:rsidRPr="6D41B2ED">
        <w:rPr>
          <w:rFonts w:asciiTheme="majorBidi" w:hAnsiTheme="majorBidi" w:cstheme="majorBidi"/>
          <w:lang w:val="en"/>
        </w:rPr>
        <w:t>At night, the system automatically switches to another pair of sensors: the BH1750 light intensity sensor and the AMG8833 thermal array sensor. The BH1750 measures light pollution from vehicle headlights, which increases and remains steady when cars are stuck or moving slowly. To improve accuracy, the BH1750 is placed inside a short black tube about 10 cm long. This limits its field of view and prevents interference from streetlights, nearby buildings, or other light sources. However, in foggy or bad weather, the BH1750 becomes less effective because fog and rain scatter light and affect its readings. To address this, the AMG8833 thermal array is used alongside it. This sensor detects heat patterns from vehicle engines and exhausts, allowing the system to identify areas with stationary vehicles regardless of visibility.</w:t>
      </w:r>
    </w:p>
    <w:p w14:paraId="51D6E2BE" w14:textId="1E257257" w:rsidR="6D41B2ED" w:rsidRDefault="6D41B2ED" w:rsidP="6D41B2ED">
      <w:pPr>
        <w:spacing w:line="480" w:lineRule="auto"/>
        <w:rPr>
          <w:rFonts w:asciiTheme="majorBidi" w:hAnsiTheme="majorBidi" w:cstheme="majorBidi"/>
          <w:lang w:val="en-AE"/>
        </w:rPr>
      </w:pPr>
    </w:p>
    <w:p w14:paraId="215182EC" w14:textId="1C91E7BD" w:rsidR="00F62F37" w:rsidRPr="004633D0" w:rsidRDefault="6D41B2ED" w:rsidP="00CE1E7A">
      <w:pPr>
        <w:pStyle w:val="Heading2"/>
        <w:spacing w:line="480" w:lineRule="auto"/>
        <w:jc w:val="center"/>
        <w:rPr>
          <w:rFonts w:ascii="Times New Roman" w:hAnsi="Times New Roman" w:cs="Times New Roman"/>
          <w:b/>
          <w:bCs/>
          <w:color w:val="0D0D0D" w:themeColor="text1" w:themeTint="F2"/>
          <w:lang w:val="en-US"/>
        </w:rPr>
      </w:pPr>
      <w:bookmarkStart w:id="43" w:name="_Toc215823021"/>
      <w:r w:rsidRPr="6D41B2ED">
        <w:rPr>
          <w:rFonts w:ascii="Times New Roman" w:hAnsi="Times New Roman" w:cs="Times New Roman"/>
          <w:b/>
          <w:bCs/>
          <w:color w:val="0D0D0D" w:themeColor="text1" w:themeTint="F2"/>
          <w:lang w:val="en-US"/>
        </w:rPr>
        <w:t xml:space="preserve">Selection </w:t>
      </w:r>
      <w:r w:rsidR="004326FE" w:rsidRPr="6D41B2ED">
        <w:rPr>
          <w:rFonts w:ascii="Times New Roman" w:hAnsi="Times New Roman" w:cs="Times New Roman"/>
          <w:b/>
          <w:bCs/>
          <w:color w:val="0D0D0D" w:themeColor="text1" w:themeTint="F2"/>
          <w:lang w:val="en-US"/>
        </w:rPr>
        <w:t>of Prototype</w:t>
      </w:r>
      <w:bookmarkEnd w:id="43"/>
    </w:p>
    <w:p w14:paraId="22F531EE" w14:textId="0D33DB6B" w:rsidR="6D41B2ED" w:rsidRDefault="6D41B2ED" w:rsidP="004326FE">
      <w:pPr>
        <w:spacing w:line="480" w:lineRule="auto"/>
        <w:ind w:firstLine="720"/>
        <w:rPr>
          <w:rFonts w:eastAsia="Aptos" w:cs="Times New Roman"/>
          <w:szCs w:val="28"/>
          <w:lang w:val="en-US"/>
        </w:rPr>
      </w:pPr>
      <w:r w:rsidRPr="6D41B2ED">
        <w:rPr>
          <w:rFonts w:eastAsia="Aptos" w:cs="Times New Roman"/>
          <w:szCs w:val="28"/>
          <w:lang w:val="en"/>
        </w:rPr>
        <w:t xml:space="preserve">The prototype will be made of a 120 x 80 foam </w:t>
      </w:r>
      <w:r w:rsidR="004326FE" w:rsidRPr="6D41B2ED">
        <w:rPr>
          <w:rFonts w:eastAsia="Aptos" w:cs="Times New Roman"/>
          <w:szCs w:val="28"/>
          <w:lang w:val="en"/>
        </w:rPr>
        <w:t>tile;</w:t>
      </w:r>
      <w:r w:rsidRPr="6D41B2ED">
        <w:rPr>
          <w:rFonts w:eastAsia="Aptos" w:cs="Times New Roman"/>
          <w:szCs w:val="28"/>
          <w:lang w:val="en"/>
        </w:rPr>
        <w:t xml:space="preserve"> the </w:t>
      </w:r>
      <w:r w:rsidRPr="6D41B2ED">
        <w:rPr>
          <w:rFonts w:eastAsia="Aptos" w:cs="Times New Roman"/>
          <w:szCs w:val="28"/>
          <w:lang w:val="en-US"/>
        </w:rPr>
        <w:t xml:space="preserve">car lanes will be divided with a ratio of the real road. This foam is used as it is easier to work with compared to wood, while also being lighter than wood. The real cars will be replaced by small </w:t>
      </w:r>
      <w:r w:rsidR="00CD3708" w:rsidRPr="6D41B2ED">
        <w:rPr>
          <w:rFonts w:eastAsia="Aptos" w:cs="Times New Roman"/>
          <w:szCs w:val="28"/>
          <w:lang w:val="en-US"/>
        </w:rPr>
        <w:t>models,</w:t>
      </w:r>
      <w:r w:rsidRPr="6D41B2ED">
        <w:rPr>
          <w:rFonts w:eastAsia="Aptos" w:cs="Times New Roman"/>
          <w:szCs w:val="28"/>
          <w:lang w:val="en-US"/>
        </w:rPr>
        <w:t xml:space="preserve"> and the road lines will have the same ratio as the models. The sensors will be mounted on the side of this road connected to an </w:t>
      </w:r>
      <w:r w:rsidRPr="6D41B2ED">
        <w:rPr>
          <w:rFonts w:eastAsia="Aptos" w:cs="Times New Roman"/>
          <w:szCs w:val="28"/>
          <w:lang w:val="en-US"/>
        </w:rPr>
        <w:lastRenderedPageBreak/>
        <w:t>Arduino, which will control the servo motor that will open the green line when the sensors detect a high amount of emissions. The sensors will also detect the change of the amount of emissions before and after the system is installed.</w:t>
      </w:r>
    </w:p>
    <w:p w14:paraId="5338B826" w14:textId="521DEE0B" w:rsidR="6D41B2ED" w:rsidRDefault="6D41B2ED" w:rsidP="6D41B2ED">
      <w:pPr>
        <w:pStyle w:val="CausesandImpacts"/>
        <w:rPr>
          <w:lang w:val="en-AE"/>
        </w:rPr>
      </w:pPr>
    </w:p>
    <w:p w14:paraId="3B781633" w14:textId="77777777" w:rsidR="00F62F37" w:rsidRPr="004633D0" w:rsidRDefault="00F62F37" w:rsidP="00CE1E7A">
      <w:pPr>
        <w:spacing w:line="480" w:lineRule="auto"/>
        <w:rPr>
          <w:rFonts w:asciiTheme="majorBidi" w:hAnsiTheme="majorBidi" w:cstheme="majorBidi"/>
          <w:szCs w:val="28"/>
          <w:lang w:val="en-AE"/>
        </w:rPr>
      </w:pPr>
    </w:p>
    <w:p w14:paraId="08F886DC" w14:textId="77777777" w:rsidR="00F62F37" w:rsidRPr="004633D0" w:rsidRDefault="00F62F37" w:rsidP="00CE1E7A">
      <w:pPr>
        <w:spacing w:line="480" w:lineRule="auto"/>
        <w:rPr>
          <w:rFonts w:asciiTheme="majorBidi" w:hAnsiTheme="majorBidi" w:cstheme="majorBidi"/>
          <w:szCs w:val="28"/>
          <w:lang w:val="en-AE"/>
        </w:rPr>
      </w:pPr>
    </w:p>
    <w:p w14:paraId="415A61B7" w14:textId="77777777" w:rsidR="00F62F37" w:rsidRPr="004633D0" w:rsidRDefault="00F62F37" w:rsidP="00CE1E7A">
      <w:pPr>
        <w:spacing w:line="480" w:lineRule="auto"/>
        <w:rPr>
          <w:rFonts w:asciiTheme="majorBidi" w:hAnsiTheme="majorBidi" w:cstheme="majorBidi"/>
          <w:szCs w:val="28"/>
          <w:lang w:val="en-AE"/>
        </w:rPr>
      </w:pPr>
    </w:p>
    <w:p w14:paraId="5AE0A47E" w14:textId="77777777" w:rsidR="00675F02" w:rsidRPr="00F62F37" w:rsidRDefault="00675F02" w:rsidP="00CE1E7A">
      <w:pPr>
        <w:spacing w:line="480" w:lineRule="auto"/>
        <w:rPr>
          <w:lang w:val="en-US"/>
        </w:rPr>
      </w:pPr>
    </w:p>
    <w:p w14:paraId="2613B21B" w14:textId="6C3B0993" w:rsidR="6D41B2ED" w:rsidRDefault="6D41B2ED">
      <w:r>
        <w:br w:type="page"/>
      </w:r>
    </w:p>
    <w:p w14:paraId="10DBFE2D" w14:textId="77777777" w:rsidR="00CD3708" w:rsidRDefault="00CD3708" w:rsidP="6D41B2ED">
      <w:pPr>
        <w:pStyle w:val="Heading1"/>
        <w:rPr>
          <w:rFonts w:ascii="Times New Roman" w:eastAsia="Times New Roman" w:hAnsi="Times New Roman" w:cs="Times New Roman"/>
          <w:color w:val="auto"/>
          <w:sz w:val="96"/>
          <w:szCs w:val="96"/>
          <w:lang w:val="en-US"/>
        </w:rPr>
      </w:pPr>
    </w:p>
    <w:p w14:paraId="1E97A793" w14:textId="77777777" w:rsidR="00CD3708" w:rsidRDefault="00CD3708" w:rsidP="6D41B2ED">
      <w:pPr>
        <w:pStyle w:val="Heading1"/>
        <w:rPr>
          <w:rFonts w:ascii="Times New Roman" w:eastAsia="Times New Roman" w:hAnsi="Times New Roman" w:cs="Times New Roman"/>
          <w:color w:val="auto"/>
          <w:sz w:val="96"/>
          <w:szCs w:val="96"/>
          <w:lang w:val="en-US"/>
        </w:rPr>
      </w:pPr>
    </w:p>
    <w:p w14:paraId="249E8CB2" w14:textId="77777777" w:rsidR="00CD3708" w:rsidRDefault="00CD3708" w:rsidP="6D41B2ED">
      <w:pPr>
        <w:pStyle w:val="Heading1"/>
        <w:rPr>
          <w:rFonts w:ascii="Times New Roman" w:eastAsia="Times New Roman" w:hAnsi="Times New Roman" w:cs="Times New Roman"/>
          <w:color w:val="auto"/>
          <w:sz w:val="96"/>
          <w:szCs w:val="96"/>
          <w:lang w:val="en-US"/>
        </w:rPr>
      </w:pPr>
    </w:p>
    <w:p w14:paraId="4D06A00C" w14:textId="5EB6C488" w:rsidR="6D41B2ED" w:rsidRDefault="6D41B2ED" w:rsidP="6D41B2ED">
      <w:pPr>
        <w:pStyle w:val="Heading1"/>
        <w:rPr>
          <w:rFonts w:ascii="Times New Roman" w:eastAsia="Times New Roman" w:hAnsi="Times New Roman" w:cs="Times New Roman"/>
          <w:color w:val="auto"/>
          <w:sz w:val="96"/>
          <w:szCs w:val="96"/>
          <w:lang w:val="en-US"/>
        </w:rPr>
      </w:pPr>
      <w:bookmarkStart w:id="44" w:name="_Toc215823022"/>
      <w:r w:rsidRPr="6D41B2ED">
        <w:rPr>
          <w:rFonts w:ascii="Times New Roman" w:eastAsia="Times New Roman" w:hAnsi="Times New Roman" w:cs="Times New Roman"/>
          <w:color w:val="auto"/>
          <w:sz w:val="96"/>
          <w:szCs w:val="96"/>
          <w:lang w:val="en-US"/>
        </w:rPr>
        <w:t>Chapter 3: Constructing and Testing a Prototype</w:t>
      </w:r>
      <w:bookmarkEnd w:id="44"/>
    </w:p>
    <w:p w14:paraId="7268E6A1" w14:textId="5F6030EB" w:rsidR="6D41B2ED" w:rsidRDefault="6D41B2ED">
      <w:r>
        <w:br w:type="page"/>
      </w:r>
    </w:p>
    <w:p w14:paraId="16DAF63C" w14:textId="154D14A9" w:rsidR="6D41B2ED" w:rsidRPr="00DF05FF" w:rsidRDefault="6D41B2ED" w:rsidP="00DF05FF">
      <w:pPr>
        <w:pStyle w:val="Heading2"/>
        <w:jc w:val="center"/>
        <w:rPr>
          <w:rFonts w:asciiTheme="majorBidi" w:hAnsiTheme="majorBidi"/>
          <w:b/>
          <w:bCs/>
          <w:color w:val="auto"/>
          <w:sz w:val="36"/>
          <w:szCs w:val="36"/>
          <w:lang w:val="en-US"/>
        </w:rPr>
      </w:pPr>
      <w:bookmarkStart w:id="45" w:name="_Toc215823023"/>
      <w:r w:rsidRPr="00DF05FF">
        <w:rPr>
          <w:rFonts w:asciiTheme="majorBidi" w:hAnsiTheme="majorBidi"/>
          <w:b/>
          <w:bCs/>
          <w:color w:val="auto"/>
          <w:sz w:val="36"/>
          <w:szCs w:val="36"/>
          <w:lang w:val="en-US"/>
        </w:rPr>
        <w:lastRenderedPageBreak/>
        <w:t>Materials</w:t>
      </w:r>
      <w:bookmarkEnd w:id="45"/>
    </w:p>
    <w:tbl>
      <w:tblPr>
        <w:tblStyle w:val="TableGrid"/>
        <w:tblW w:w="0" w:type="auto"/>
        <w:tblLook w:val="04A0" w:firstRow="1" w:lastRow="0" w:firstColumn="1" w:lastColumn="0" w:noHBand="0" w:noVBand="1"/>
      </w:tblPr>
      <w:tblGrid>
        <w:gridCol w:w="2719"/>
        <w:gridCol w:w="1745"/>
        <w:gridCol w:w="2140"/>
        <w:gridCol w:w="2736"/>
      </w:tblGrid>
      <w:tr w:rsidR="6D41B2ED" w14:paraId="5A711065" w14:textId="77777777" w:rsidTr="6D41B2ED">
        <w:trPr>
          <w:trHeight w:val="420"/>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FE7528" w14:textId="390AEEEA" w:rsidR="6D41B2ED" w:rsidRDefault="6D41B2ED" w:rsidP="6D41B2ED">
            <w:pPr>
              <w:spacing w:line="360" w:lineRule="auto"/>
              <w:jc w:val="center"/>
            </w:pPr>
            <w:r w:rsidRPr="6D41B2ED">
              <w:rPr>
                <w:rFonts w:eastAsia="Times New Roman" w:cs="Times New Roman"/>
                <w:b/>
                <w:bCs/>
                <w:sz w:val="32"/>
                <w:szCs w:val="32"/>
                <w:lang w:val="en-US"/>
              </w:rPr>
              <w:t>Item</w:t>
            </w: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03491" w14:textId="39AB6C1E" w:rsidR="6D41B2ED" w:rsidRDefault="6D41B2ED" w:rsidP="6D41B2ED">
            <w:pPr>
              <w:spacing w:line="360" w:lineRule="auto"/>
              <w:jc w:val="center"/>
            </w:pPr>
            <w:r w:rsidRPr="6D41B2ED">
              <w:rPr>
                <w:rFonts w:eastAsia="Times New Roman" w:cs="Times New Roman"/>
                <w:b/>
                <w:bCs/>
                <w:sz w:val="32"/>
                <w:szCs w:val="32"/>
                <w:lang w:val="en-US"/>
              </w:rPr>
              <w:t>Quantity</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E046F0" w14:textId="5520F3BA" w:rsidR="6D41B2ED" w:rsidRDefault="6D41B2ED" w:rsidP="6D41B2ED">
            <w:pPr>
              <w:spacing w:line="360" w:lineRule="auto"/>
              <w:jc w:val="center"/>
            </w:pPr>
            <w:r w:rsidRPr="6D41B2ED">
              <w:rPr>
                <w:rFonts w:eastAsia="Times New Roman" w:cs="Times New Roman"/>
                <w:b/>
                <w:bCs/>
                <w:sz w:val="32"/>
                <w:szCs w:val="32"/>
                <w:lang w:val="en-US"/>
              </w:rPr>
              <w:t>Description&amp; usage</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CE4A8" w14:textId="24901EBD" w:rsidR="6D41B2ED" w:rsidRDefault="6D41B2ED" w:rsidP="6D41B2ED">
            <w:pPr>
              <w:spacing w:line="360" w:lineRule="auto"/>
              <w:jc w:val="center"/>
            </w:pPr>
            <w:r w:rsidRPr="6D41B2ED">
              <w:rPr>
                <w:rFonts w:eastAsia="Times New Roman" w:cs="Times New Roman"/>
                <w:b/>
                <w:bCs/>
                <w:sz w:val="32"/>
                <w:szCs w:val="32"/>
                <w:lang w:val="en-US"/>
              </w:rPr>
              <w:t>Picture</w:t>
            </w:r>
          </w:p>
        </w:tc>
      </w:tr>
      <w:tr w:rsidR="6D41B2ED" w14:paraId="0BF76E6E" w14:textId="77777777" w:rsidTr="6D41B2ED">
        <w:trPr>
          <w:trHeight w:val="390"/>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E216FB" w14:textId="62266A6B" w:rsidR="6D41B2ED" w:rsidRDefault="6D41B2ED" w:rsidP="6D41B2ED">
            <w:pPr>
              <w:spacing w:line="360" w:lineRule="auto"/>
              <w:jc w:val="center"/>
            </w:pPr>
            <w:r w:rsidRPr="6D41B2ED">
              <w:rPr>
                <w:rFonts w:eastAsia="Times New Roman" w:cs="Times New Roman"/>
                <w:b/>
                <w:bCs/>
                <w:szCs w:val="28"/>
                <w:lang w:val="en-US"/>
              </w:rPr>
              <w:t>MQ-7 Gas Sensor</w:t>
            </w: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95A4D" w14:textId="47691304" w:rsidR="6D41B2ED" w:rsidRDefault="6D41B2ED" w:rsidP="6D41B2ED">
            <w:pPr>
              <w:spacing w:line="360" w:lineRule="auto"/>
              <w:jc w:val="center"/>
            </w:pPr>
            <w:r w:rsidRPr="6D41B2ED">
              <w:rPr>
                <w:rFonts w:eastAsia="Times New Roman" w:cs="Times New Roman"/>
                <w:szCs w:val="28"/>
                <w:lang w:val="en-US"/>
              </w:rPr>
              <w:t>1</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57606" w14:textId="7B906298" w:rsidR="6D41B2ED" w:rsidRDefault="6D41B2ED" w:rsidP="6D41B2ED">
            <w:pPr>
              <w:spacing w:line="360" w:lineRule="auto"/>
              <w:jc w:val="center"/>
            </w:pPr>
            <w:r w:rsidRPr="6D41B2ED">
              <w:rPr>
                <w:rFonts w:eastAsia="Times New Roman" w:cs="Times New Roman"/>
                <w:sz w:val="24"/>
                <w:szCs w:val="24"/>
                <w:lang w:val="en-US"/>
              </w:rPr>
              <w:t xml:space="preserve">Measures </w:t>
            </w:r>
            <w:r w:rsidRPr="6D41B2ED">
              <w:rPr>
                <w:rFonts w:eastAsia="Times New Roman" w:cs="Times New Roman"/>
                <w:b/>
                <w:bCs/>
                <w:sz w:val="24"/>
                <w:szCs w:val="24"/>
                <w:lang w:val="en-US"/>
              </w:rPr>
              <w:t>carbon monoxide (CO)</w:t>
            </w:r>
            <w:r w:rsidRPr="6D41B2ED">
              <w:rPr>
                <w:rFonts w:eastAsia="Times New Roman" w:cs="Times New Roman"/>
                <w:sz w:val="24"/>
                <w:szCs w:val="24"/>
                <w:lang w:val="en-US"/>
              </w:rPr>
              <w:t xml:space="preserve"> from vehicle exhaust for daytime traffic detection.</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97977" w14:textId="3F62400C" w:rsidR="6D41B2ED" w:rsidRDefault="6D41B2ED" w:rsidP="6D41B2ED">
            <w:pPr>
              <w:spacing w:line="360" w:lineRule="auto"/>
              <w:jc w:val="center"/>
            </w:pPr>
            <w:r>
              <w:rPr>
                <w:noProof/>
              </w:rPr>
              <w:drawing>
                <wp:inline distT="0" distB="0" distL="0" distR="0" wp14:anchorId="57911085" wp14:editId="51EACA78">
                  <wp:extent cx="1469263" cy="1170533"/>
                  <wp:effectExtent l="0" t="0" r="0" b="0"/>
                  <wp:docPr id="1912757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7768" name="Picture 1912757768"/>
                          <pic:cNvPicPr/>
                        </pic:nvPicPr>
                        <pic:blipFill>
                          <a:blip r:embed="rId40">
                            <a:extLst>
                              <a:ext uri="{28A0092B-C50C-407E-A947-70E740481C1C}">
                                <a14:useLocalDpi xmlns:a14="http://schemas.microsoft.com/office/drawing/2010/main"/>
                              </a:ext>
                            </a:extLst>
                          </a:blip>
                          <a:stretch>
                            <a:fillRect/>
                          </a:stretch>
                        </pic:blipFill>
                        <pic:spPr>
                          <a:xfrm>
                            <a:off x="0" y="0"/>
                            <a:ext cx="1469263" cy="1170533"/>
                          </a:xfrm>
                          <a:prstGeom prst="rect">
                            <a:avLst/>
                          </a:prstGeom>
                        </pic:spPr>
                      </pic:pic>
                    </a:graphicData>
                  </a:graphic>
                </wp:inline>
              </w:drawing>
            </w:r>
            <w:r w:rsidRPr="6D41B2ED">
              <w:rPr>
                <w:rFonts w:eastAsia="Times New Roman" w:cs="Times New Roman"/>
                <w:b/>
                <w:bCs/>
                <w:sz w:val="32"/>
                <w:szCs w:val="32"/>
                <w:lang w:val="en-US"/>
              </w:rPr>
              <w:t xml:space="preserve"> </w:t>
            </w:r>
          </w:p>
        </w:tc>
      </w:tr>
      <w:tr w:rsidR="6D41B2ED" w14:paraId="4C87E53A" w14:textId="77777777" w:rsidTr="6D41B2ED">
        <w:trPr>
          <w:trHeight w:val="495"/>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DCB9DA" w14:textId="5DDD746E" w:rsidR="6D41B2ED" w:rsidRDefault="6D41B2ED" w:rsidP="6D41B2ED">
            <w:pPr>
              <w:spacing w:line="360" w:lineRule="auto"/>
              <w:jc w:val="center"/>
            </w:pPr>
            <w:r w:rsidRPr="6D41B2ED">
              <w:rPr>
                <w:rFonts w:eastAsia="Times New Roman" w:cs="Times New Roman"/>
                <w:b/>
                <w:bCs/>
                <w:szCs w:val="28"/>
                <w:lang w:val="en-US"/>
              </w:rPr>
              <w:t>GP2Y1010 Optical Dust Sensor</w:t>
            </w: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981AAB" w14:textId="0678B99C" w:rsidR="6D41B2ED" w:rsidRDefault="6D41B2ED" w:rsidP="6D41B2ED">
            <w:pPr>
              <w:spacing w:line="360" w:lineRule="auto"/>
              <w:jc w:val="center"/>
            </w:pPr>
            <w:r w:rsidRPr="6D41B2ED">
              <w:rPr>
                <w:rFonts w:eastAsia="Times New Roman" w:cs="Times New Roman"/>
                <w:szCs w:val="28"/>
                <w:lang w:val="en-US"/>
              </w:rPr>
              <w:t>1</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7EAA11" w14:textId="59954403" w:rsidR="6D41B2ED" w:rsidRDefault="6D41B2ED" w:rsidP="6D41B2ED">
            <w:pPr>
              <w:spacing w:after="240" w:line="360" w:lineRule="auto"/>
              <w:jc w:val="center"/>
            </w:pPr>
            <w:r w:rsidRPr="6D41B2ED">
              <w:rPr>
                <w:rFonts w:eastAsia="Times New Roman" w:cs="Times New Roman"/>
                <w:sz w:val="24"/>
                <w:szCs w:val="24"/>
                <w:lang w:val="en-US"/>
              </w:rPr>
              <w:t xml:space="preserve">Detects </w:t>
            </w:r>
            <w:r w:rsidRPr="6D41B2ED">
              <w:rPr>
                <w:rFonts w:eastAsia="Times New Roman" w:cs="Times New Roman"/>
                <w:b/>
                <w:bCs/>
                <w:sz w:val="24"/>
                <w:szCs w:val="24"/>
                <w:lang w:val="en-US"/>
              </w:rPr>
              <w:t>fine particles (PM2.5)</w:t>
            </w:r>
            <w:r w:rsidRPr="6D41B2ED">
              <w:rPr>
                <w:rFonts w:eastAsia="Times New Roman" w:cs="Times New Roman"/>
                <w:sz w:val="24"/>
                <w:szCs w:val="24"/>
                <w:lang w:val="en-US"/>
              </w:rPr>
              <w:t xml:space="preserve"> in car emissions, serving as a confirmation sensor alongside the MQ-7 during the day.</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AF24A" w14:textId="7828F0D6" w:rsidR="6D41B2ED" w:rsidRDefault="6D41B2ED" w:rsidP="6D41B2ED">
            <w:pPr>
              <w:spacing w:line="360" w:lineRule="auto"/>
              <w:jc w:val="center"/>
            </w:pPr>
            <w:r>
              <w:rPr>
                <w:noProof/>
              </w:rPr>
              <w:drawing>
                <wp:inline distT="0" distB="0" distL="0" distR="0" wp14:anchorId="264C6143" wp14:editId="3956B767">
                  <wp:extent cx="1590675" cy="1590675"/>
                  <wp:effectExtent l="0" t="0" r="0" b="0"/>
                  <wp:docPr id="1194722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2984" name="Picture 1194722984"/>
                          <pic:cNvPicPr/>
                        </pic:nvPicPr>
                        <pic:blipFill>
                          <a:blip r:embed="rId41">
                            <a:extLst>
                              <a:ext uri="{28A0092B-C50C-407E-A947-70E740481C1C}">
                                <a14:useLocalDpi xmlns:a14="http://schemas.microsoft.com/office/drawing/2010/main"/>
                              </a:ext>
                            </a:extLst>
                          </a:blip>
                          <a:stretch>
                            <a:fillRect/>
                          </a:stretch>
                        </pic:blipFill>
                        <pic:spPr>
                          <a:xfrm>
                            <a:off x="0" y="0"/>
                            <a:ext cx="1590675" cy="1590675"/>
                          </a:xfrm>
                          <a:prstGeom prst="rect">
                            <a:avLst/>
                          </a:prstGeom>
                        </pic:spPr>
                      </pic:pic>
                    </a:graphicData>
                  </a:graphic>
                </wp:inline>
              </w:drawing>
            </w:r>
            <w:r w:rsidRPr="6D41B2ED">
              <w:rPr>
                <w:rFonts w:eastAsia="Times New Roman" w:cs="Times New Roman"/>
                <w:b/>
                <w:bCs/>
                <w:sz w:val="32"/>
                <w:szCs w:val="32"/>
                <w:lang w:val="en-US"/>
              </w:rPr>
              <w:t xml:space="preserve"> </w:t>
            </w:r>
          </w:p>
        </w:tc>
      </w:tr>
      <w:tr w:rsidR="6D41B2ED" w14:paraId="4AB5B01B" w14:textId="77777777" w:rsidTr="6D41B2ED">
        <w:trPr>
          <w:trHeight w:val="2355"/>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2C9CBF" w14:textId="5CDA99C9" w:rsidR="6D41B2ED" w:rsidRDefault="6D41B2ED" w:rsidP="6D41B2ED">
            <w:pPr>
              <w:spacing w:line="360" w:lineRule="auto"/>
              <w:jc w:val="center"/>
            </w:pPr>
            <w:r w:rsidRPr="6D41B2ED">
              <w:rPr>
                <w:rFonts w:eastAsia="Times New Roman" w:cs="Times New Roman"/>
                <w:b/>
                <w:bCs/>
                <w:szCs w:val="28"/>
                <w:lang w:val="en-US"/>
              </w:rPr>
              <w:t>BH1750 Light Intensity Sensor</w:t>
            </w: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89B33C" w14:textId="2A0062B8" w:rsidR="6D41B2ED" w:rsidRDefault="6D41B2ED" w:rsidP="6D41B2ED">
            <w:pPr>
              <w:spacing w:line="360" w:lineRule="auto"/>
              <w:jc w:val="center"/>
            </w:pPr>
            <w:r w:rsidRPr="6D41B2ED">
              <w:rPr>
                <w:rFonts w:eastAsia="Times New Roman" w:cs="Times New Roman"/>
                <w:szCs w:val="28"/>
                <w:lang w:val="en-US"/>
              </w:rPr>
              <w:t>1</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9BD046" w14:textId="7FAF804F" w:rsidR="6D41B2ED" w:rsidRDefault="6D41B2ED" w:rsidP="6D41B2ED">
            <w:pPr>
              <w:spacing w:line="360" w:lineRule="auto"/>
              <w:jc w:val="center"/>
            </w:pPr>
            <w:r w:rsidRPr="6D41B2ED">
              <w:rPr>
                <w:rFonts w:eastAsia="Times New Roman" w:cs="Times New Roman"/>
                <w:sz w:val="24"/>
                <w:szCs w:val="24"/>
                <w:lang w:val="en-US"/>
              </w:rPr>
              <w:t xml:space="preserve">Measures </w:t>
            </w:r>
            <w:r w:rsidRPr="6D41B2ED">
              <w:rPr>
                <w:rFonts w:eastAsia="Times New Roman" w:cs="Times New Roman"/>
                <w:b/>
                <w:bCs/>
                <w:sz w:val="24"/>
                <w:szCs w:val="24"/>
                <w:lang w:val="en-US"/>
              </w:rPr>
              <w:t>light pollution</w:t>
            </w:r>
            <w:r w:rsidRPr="6D41B2ED">
              <w:rPr>
                <w:rFonts w:eastAsia="Times New Roman" w:cs="Times New Roman"/>
                <w:sz w:val="24"/>
                <w:szCs w:val="24"/>
                <w:lang w:val="en-US"/>
              </w:rPr>
              <w:t xml:space="preserve"> (headlights) to detect vehicle queues at night.</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61A6A" w14:textId="7B110FD7" w:rsidR="6D41B2ED" w:rsidRDefault="6D41B2ED" w:rsidP="6D41B2ED">
            <w:pPr>
              <w:spacing w:line="360" w:lineRule="auto"/>
              <w:jc w:val="center"/>
            </w:pPr>
            <w:r>
              <w:rPr>
                <w:noProof/>
              </w:rPr>
              <w:drawing>
                <wp:inline distT="0" distB="0" distL="0" distR="0" wp14:anchorId="6E65183A" wp14:editId="2BECF478">
                  <wp:extent cx="1579001" cy="1396105"/>
                  <wp:effectExtent l="0" t="0" r="0" b="0"/>
                  <wp:docPr id="2078461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1479" name="Picture 2078461479"/>
                          <pic:cNvPicPr/>
                        </pic:nvPicPr>
                        <pic:blipFill>
                          <a:blip r:embed="rId42">
                            <a:extLst>
                              <a:ext uri="{28A0092B-C50C-407E-A947-70E740481C1C}">
                                <a14:useLocalDpi xmlns:a14="http://schemas.microsoft.com/office/drawing/2010/main"/>
                              </a:ext>
                            </a:extLst>
                          </a:blip>
                          <a:stretch>
                            <a:fillRect/>
                          </a:stretch>
                        </pic:blipFill>
                        <pic:spPr>
                          <a:xfrm>
                            <a:off x="0" y="0"/>
                            <a:ext cx="1579001" cy="1396105"/>
                          </a:xfrm>
                          <a:prstGeom prst="rect">
                            <a:avLst/>
                          </a:prstGeom>
                        </pic:spPr>
                      </pic:pic>
                    </a:graphicData>
                  </a:graphic>
                </wp:inline>
              </w:drawing>
            </w:r>
            <w:r w:rsidRPr="6D41B2ED">
              <w:rPr>
                <w:rFonts w:eastAsia="Times New Roman" w:cs="Times New Roman"/>
                <w:b/>
                <w:bCs/>
                <w:sz w:val="32"/>
                <w:szCs w:val="32"/>
                <w:lang w:val="en-US"/>
              </w:rPr>
              <w:t xml:space="preserve"> </w:t>
            </w:r>
          </w:p>
        </w:tc>
      </w:tr>
      <w:tr w:rsidR="6D41B2ED" w14:paraId="595DC1BF" w14:textId="77777777" w:rsidTr="6D41B2ED">
        <w:trPr>
          <w:trHeight w:val="390"/>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11F50" w14:textId="13493512" w:rsidR="6D41B2ED" w:rsidRDefault="6D41B2ED" w:rsidP="6D41B2ED">
            <w:pPr>
              <w:spacing w:line="360" w:lineRule="auto"/>
              <w:jc w:val="center"/>
              <w:rPr>
                <w:rFonts w:eastAsia="Times New Roman" w:cs="Times New Roman"/>
                <w:b/>
                <w:bCs/>
                <w:szCs w:val="28"/>
                <w:lang w:val="en-US"/>
              </w:rPr>
            </w:pPr>
            <w:r w:rsidRPr="6D41B2ED">
              <w:rPr>
                <w:rFonts w:eastAsia="Times New Roman" w:cs="Times New Roman"/>
                <w:b/>
                <w:bCs/>
                <w:szCs w:val="28"/>
                <w:lang w:val="en-US"/>
              </w:rPr>
              <w:t>Thermal  Sensor DS18B20 Arduino Sensor</w:t>
            </w:r>
          </w:p>
          <w:p w14:paraId="2A04F926" w14:textId="4D185D63" w:rsidR="6D41B2ED" w:rsidRDefault="6D41B2ED" w:rsidP="6D41B2ED">
            <w:pPr>
              <w:spacing w:line="360" w:lineRule="auto"/>
              <w:jc w:val="center"/>
              <w:rPr>
                <w:rFonts w:eastAsia="Times New Roman" w:cs="Times New Roman"/>
                <w:b/>
                <w:bCs/>
                <w:szCs w:val="28"/>
                <w:lang w:val="en-US"/>
              </w:rPr>
            </w:pP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1E69FE" w14:textId="4C6425DB" w:rsidR="6D41B2ED" w:rsidRDefault="6D41B2ED" w:rsidP="6D41B2ED">
            <w:pPr>
              <w:spacing w:line="360" w:lineRule="auto"/>
              <w:jc w:val="center"/>
            </w:pPr>
            <w:r w:rsidRPr="6D41B2ED">
              <w:rPr>
                <w:rFonts w:eastAsia="Times New Roman" w:cs="Times New Roman"/>
                <w:szCs w:val="28"/>
                <w:lang w:val="en-US"/>
              </w:rPr>
              <w:t>1</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341972" w14:textId="2C667386" w:rsidR="6D41B2ED" w:rsidRDefault="6D41B2ED" w:rsidP="6D41B2ED">
            <w:pPr>
              <w:spacing w:after="240" w:line="360" w:lineRule="auto"/>
              <w:jc w:val="center"/>
            </w:pPr>
            <w:r w:rsidRPr="6D41B2ED">
              <w:rPr>
                <w:rFonts w:eastAsia="Times New Roman" w:cs="Times New Roman"/>
                <w:sz w:val="24"/>
                <w:szCs w:val="24"/>
                <w:lang w:val="en-US"/>
              </w:rPr>
              <w:t xml:space="preserve">Detects temprature from vehicle engines and exhaust at night, especially in bad weather when the </w:t>
            </w:r>
            <w:r w:rsidRPr="6D41B2ED">
              <w:rPr>
                <w:rFonts w:eastAsia="Times New Roman" w:cs="Times New Roman"/>
                <w:sz w:val="24"/>
                <w:szCs w:val="24"/>
                <w:lang w:val="en-US"/>
              </w:rPr>
              <w:lastRenderedPageBreak/>
              <w:t>BH1750 is less effective.</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CB2A09" w14:textId="374D5632" w:rsidR="6D41B2ED" w:rsidRDefault="6D41B2ED" w:rsidP="6D41B2ED">
            <w:pPr>
              <w:spacing w:line="360" w:lineRule="auto"/>
              <w:jc w:val="center"/>
            </w:pPr>
            <w:r>
              <w:rPr>
                <w:noProof/>
              </w:rPr>
              <w:lastRenderedPageBreak/>
              <w:drawing>
                <wp:inline distT="0" distB="0" distL="0" distR="0" wp14:anchorId="6516C85B" wp14:editId="33148B96">
                  <wp:extent cx="1590675" cy="1590675"/>
                  <wp:effectExtent l="0" t="0" r="0" b="0"/>
                  <wp:docPr id="462697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779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p>
          <w:p w14:paraId="5414E9B9" w14:textId="6A15E3D1" w:rsidR="6D41B2ED" w:rsidRDefault="6D41B2ED" w:rsidP="6D41B2ED">
            <w:pPr>
              <w:spacing w:line="360" w:lineRule="auto"/>
              <w:jc w:val="center"/>
            </w:pPr>
            <w:r w:rsidRPr="6D41B2ED">
              <w:rPr>
                <w:rFonts w:eastAsia="Times New Roman" w:cs="Times New Roman"/>
                <w:b/>
                <w:bCs/>
                <w:sz w:val="32"/>
                <w:szCs w:val="32"/>
                <w:lang w:val="en-US"/>
              </w:rPr>
              <w:t xml:space="preserve"> </w:t>
            </w:r>
          </w:p>
        </w:tc>
      </w:tr>
      <w:tr w:rsidR="6D41B2ED" w14:paraId="75EDFECC" w14:textId="77777777" w:rsidTr="6D41B2ED">
        <w:trPr>
          <w:trHeight w:val="390"/>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F24112" w14:textId="0F546528" w:rsidR="6D41B2ED" w:rsidRDefault="6D41B2ED" w:rsidP="6D41B2ED">
            <w:pPr>
              <w:spacing w:line="360" w:lineRule="auto"/>
              <w:jc w:val="center"/>
            </w:pPr>
            <w:r w:rsidRPr="6D41B2ED">
              <w:rPr>
                <w:rFonts w:eastAsia="Times New Roman" w:cs="Times New Roman"/>
                <w:b/>
                <w:bCs/>
                <w:szCs w:val="28"/>
                <w:lang w:val="en-US"/>
              </w:rPr>
              <w:lastRenderedPageBreak/>
              <w:t>Arduino Controller</w:t>
            </w: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D21DB3" w14:textId="01C04DC4" w:rsidR="6D41B2ED" w:rsidRDefault="6D41B2ED" w:rsidP="6D41B2ED">
            <w:pPr>
              <w:spacing w:line="360" w:lineRule="auto"/>
              <w:jc w:val="center"/>
            </w:pPr>
            <w:r w:rsidRPr="6D41B2ED">
              <w:rPr>
                <w:rFonts w:eastAsia="Times New Roman" w:cs="Times New Roman"/>
                <w:szCs w:val="28"/>
                <w:lang w:val="en-US"/>
              </w:rPr>
              <w:t>1</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7B5B5F" w14:textId="669D4E77" w:rsidR="6D41B2ED" w:rsidRDefault="6D41B2ED" w:rsidP="6D41B2ED">
            <w:pPr>
              <w:spacing w:after="240" w:line="360" w:lineRule="auto"/>
              <w:jc w:val="center"/>
            </w:pPr>
            <w:r w:rsidRPr="6D41B2ED">
              <w:rPr>
                <w:rFonts w:eastAsia="Times New Roman" w:cs="Times New Roman"/>
                <w:sz w:val="24"/>
                <w:szCs w:val="24"/>
              </w:rPr>
              <w:t>Processes all sensor data and automatically activates an actuator (servo motor or relay) to open or close a secondary road.</w:t>
            </w:r>
          </w:p>
          <w:p w14:paraId="6CDA30A9" w14:textId="211E5B54" w:rsidR="6D41B2ED" w:rsidRDefault="6D41B2ED" w:rsidP="6D41B2ED">
            <w:pPr>
              <w:spacing w:after="240" w:line="360" w:lineRule="auto"/>
              <w:jc w:val="center"/>
            </w:pPr>
            <w:r w:rsidRPr="6D41B2ED">
              <w:rPr>
                <w:rFonts w:eastAsia="Times New Roman" w:cs="Times New Roman"/>
                <w:sz w:val="24"/>
                <w:szCs w:val="24"/>
                <w:lang w:val="en-US"/>
              </w:rPr>
              <w:t xml:space="preserve"> </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44199" w14:textId="525C5B38" w:rsidR="6D41B2ED" w:rsidRDefault="6D41B2ED" w:rsidP="6D41B2ED">
            <w:pPr>
              <w:spacing w:line="360" w:lineRule="auto"/>
              <w:jc w:val="center"/>
            </w:pPr>
            <w:r>
              <w:rPr>
                <w:noProof/>
              </w:rPr>
              <w:drawing>
                <wp:inline distT="0" distB="0" distL="0" distR="0" wp14:anchorId="1B5FDD07" wp14:editId="7486D44B">
                  <wp:extent cx="1600200" cy="1600200"/>
                  <wp:effectExtent l="0" t="0" r="0" b="0"/>
                  <wp:docPr id="1199985440" name="drawing" title="Arduino Micro Controller UNO ORG: Buy Online at Best Price in Egypt - Souq  is now Amazo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85440" name="Picture 1199985440"/>
                          <pic:cNvPicPr/>
                        </pic:nvPicPr>
                        <pic:blipFill>
                          <a:blip r:embed="rId44">
                            <a:extLst>
                              <a:ext uri="{28A0092B-C50C-407E-A947-70E740481C1C}">
                                <a14:useLocalDpi xmlns:a14="http://schemas.microsoft.com/office/drawing/2010/main"/>
                              </a:ext>
                            </a:extLst>
                          </a:blip>
                          <a:stretch>
                            <a:fillRect/>
                          </a:stretch>
                        </pic:blipFill>
                        <pic:spPr>
                          <a:xfrm>
                            <a:off x="0" y="0"/>
                            <a:ext cx="1600200" cy="1600200"/>
                          </a:xfrm>
                          <a:prstGeom prst="rect">
                            <a:avLst/>
                          </a:prstGeom>
                        </pic:spPr>
                      </pic:pic>
                    </a:graphicData>
                  </a:graphic>
                </wp:inline>
              </w:drawing>
            </w:r>
          </w:p>
        </w:tc>
      </w:tr>
      <w:tr w:rsidR="6D41B2ED" w14:paraId="23270A1F" w14:textId="77777777" w:rsidTr="6D41B2ED">
        <w:trPr>
          <w:trHeight w:val="390"/>
        </w:trPr>
        <w:tc>
          <w:tcPr>
            <w:tcW w:w="27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9E3D38" w14:textId="75F0187E" w:rsidR="6D41B2ED" w:rsidRDefault="6D41B2ED" w:rsidP="6D41B2ED">
            <w:pPr>
              <w:spacing w:line="360" w:lineRule="auto"/>
              <w:jc w:val="center"/>
            </w:pPr>
            <w:r w:rsidRPr="6D41B2ED">
              <w:rPr>
                <w:rFonts w:eastAsia="Times New Roman" w:cs="Times New Roman"/>
                <w:b/>
                <w:bCs/>
                <w:szCs w:val="28"/>
                <w:lang w:val="en-US"/>
              </w:rPr>
              <w:t xml:space="preserve">Servo Motor </w:t>
            </w:r>
          </w:p>
        </w:tc>
        <w:tc>
          <w:tcPr>
            <w:tcW w:w="1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79335" w14:textId="486C8C0D" w:rsidR="6D41B2ED" w:rsidRDefault="6D41B2ED" w:rsidP="6D41B2ED">
            <w:pPr>
              <w:spacing w:line="360" w:lineRule="auto"/>
              <w:jc w:val="center"/>
            </w:pPr>
            <w:r w:rsidRPr="6D41B2ED">
              <w:rPr>
                <w:rFonts w:eastAsia="Times New Roman" w:cs="Times New Roman"/>
                <w:szCs w:val="28"/>
                <w:lang w:val="en-US"/>
              </w:rPr>
              <w:t>1</w:t>
            </w:r>
          </w:p>
        </w:tc>
        <w:tc>
          <w:tcPr>
            <w:tcW w:w="21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0EBFB" w14:textId="6D639AB8" w:rsidR="6D41B2ED" w:rsidRDefault="6D41B2ED" w:rsidP="6D41B2ED">
            <w:pPr>
              <w:spacing w:after="240" w:line="360" w:lineRule="auto"/>
              <w:jc w:val="center"/>
            </w:pPr>
            <w:r w:rsidRPr="6D41B2ED">
              <w:rPr>
                <w:rFonts w:eastAsia="Times New Roman" w:cs="Times New Roman"/>
                <w:sz w:val="24"/>
                <w:szCs w:val="24"/>
                <w:lang w:val="en-US"/>
              </w:rPr>
              <w:t xml:space="preserve">Used to </w:t>
            </w:r>
            <w:r w:rsidRPr="6D41B2ED">
              <w:rPr>
                <w:rFonts w:eastAsia="Times New Roman" w:cs="Times New Roman"/>
                <w:b/>
                <w:bCs/>
                <w:sz w:val="24"/>
                <w:szCs w:val="24"/>
                <w:lang w:val="en-US"/>
              </w:rPr>
              <w:t>lift a barrier or change a traffic signal</w:t>
            </w:r>
            <w:r w:rsidRPr="6D41B2ED">
              <w:rPr>
                <w:rFonts w:eastAsia="Times New Roman" w:cs="Times New Roman"/>
                <w:sz w:val="24"/>
                <w:szCs w:val="24"/>
                <w:lang w:val="en-US"/>
              </w:rPr>
              <w:t xml:space="preserve"> to divert traffic when congestion is detected.</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22CAA5" w14:textId="09AC8A8E" w:rsidR="6D41B2ED" w:rsidRDefault="6D41B2ED" w:rsidP="6D41B2ED">
            <w:r>
              <w:rPr>
                <w:noProof/>
              </w:rPr>
              <w:drawing>
                <wp:inline distT="0" distB="0" distL="0" distR="0" wp14:anchorId="4351419A" wp14:editId="3BCB00EF">
                  <wp:extent cx="1426588" cy="1280271"/>
                  <wp:effectExtent l="0" t="0" r="0" b="0"/>
                  <wp:docPr id="17477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529" name="Picture 17477529"/>
                          <pic:cNvPicPr/>
                        </pic:nvPicPr>
                        <pic:blipFill>
                          <a:blip r:embed="rId45">
                            <a:extLst>
                              <a:ext uri="{28A0092B-C50C-407E-A947-70E740481C1C}">
                                <a14:useLocalDpi xmlns:a14="http://schemas.microsoft.com/office/drawing/2010/main"/>
                              </a:ext>
                            </a:extLst>
                          </a:blip>
                          <a:stretch>
                            <a:fillRect/>
                          </a:stretch>
                        </pic:blipFill>
                        <pic:spPr>
                          <a:xfrm>
                            <a:off x="0" y="0"/>
                            <a:ext cx="1426588" cy="1280271"/>
                          </a:xfrm>
                          <a:prstGeom prst="rect">
                            <a:avLst/>
                          </a:prstGeom>
                        </pic:spPr>
                      </pic:pic>
                    </a:graphicData>
                  </a:graphic>
                </wp:inline>
              </w:drawing>
            </w:r>
          </w:p>
        </w:tc>
      </w:tr>
    </w:tbl>
    <w:p w14:paraId="4D9198EE" w14:textId="222B9BD6" w:rsidR="6D41B2ED" w:rsidRPr="00DF05FF" w:rsidRDefault="00D732FA" w:rsidP="00D732FA">
      <w:pPr>
        <w:spacing w:line="257" w:lineRule="auto"/>
        <w:jc w:val="center"/>
        <w:rPr>
          <w:rFonts w:eastAsia="Times New Roman" w:cs="Times New Roman"/>
          <w:i/>
          <w:iCs/>
          <w:color w:val="4C94D8" w:themeColor="text2" w:themeTint="80"/>
          <w:sz w:val="18"/>
          <w:szCs w:val="18"/>
          <w:lang w:val="en-US"/>
        </w:rPr>
      </w:pPr>
      <w:r w:rsidRPr="00DF05FF">
        <w:rPr>
          <w:rFonts w:eastAsia="Times New Roman" w:cs="Times New Roman"/>
          <w:i/>
          <w:iCs/>
          <w:color w:val="4C94D8" w:themeColor="text2" w:themeTint="80"/>
          <w:sz w:val="18"/>
          <w:szCs w:val="18"/>
          <w:lang w:val="en-US"/>
        </w:rPr>
        <w:t>Table 1 Materials of the prototype</w:t>
      </w:r>
    </w:p>
    <w:p w14:paraId="7EBE2E14" w14:textId="34C994F5" w:rsidR="00DF05FF" w:rsidRDefault="00DF05FF" w:rsidP="00DF05FF">
      <w:pPr>
        <w:pStyle w:val="Heading2"/>
        <w:spacing w:line="480" w:lineRule="auto"/>
        <w:rPr>
          <w:rFonts w:ascii="Times New Roman" w:hAnsi="Times New Roman" w:cs="Times New Roman"/>
          <w:b/>
          <w:bCs/>
          <w:color w:val="0D0D0D" w:themeColor="text1" w:themeTint="F2"/>
          <w:lang w:val="en-US"/>
        </w:rPr>
      </w:pPr>
      <w:bookmarkStart w:id="46" w:name="_Toc215823024"/>
    </w:p>
    <w:p w14:paraId="7E59A55B" w14:textId="37A53875" w:rsidR="00DF05FF" w:rsidRDefault="00DF05FF" w:rsidP="00DF05FF">
      <w:pPr>
        <w:rPr>
          <w:lang w:val="en-US"/>
        </w:rPr>
      </w:pPr>
    </w:p>
    <w:p w14:paraId="492B88CE" w14:textId="0959B9F3" w:rsidR="00DF05FF" w:rsidRPr="00DF05FF" w:rsidRDefault="00DF05FF" w:rsidP="00DF05FF">
      <w:pPr>
        <w:rPr>
          <w:lang w:val="en-US"/>
        </w:rPr>
      </w:pPr>
    </w:p>
    <w:p w14:paraId="78A88966" w14:textId="7BF29DE2" w:rsidR="6D41B2ED" w:rsidRDefault="6D41B2ED" w:rsidP="6D41B2ED">
      <w:pPr>
        <w:pStyle w:val="Heading2"/>
        <w:spacing w:line="480" w:lineRule="auto"/>
        <w:jc w:val="center"/>
        <w:rPr>
          <w:rFonts w:ascii="Times New Roman" w:hAnsi="Times New Roman" w:cs="Times New Roman"/>
          <w:b/>
          <w:bCs/>
          <w:color w:val="0D0D0D" w:themeColor="text1" w:themeTint="F2"/>
          <w:lang w:val="en-US"/>
        </w:rPr>
      </w:pPr>
      <w:r w:rsidRPr="6D41B2ED">
        <w:rPr>
          <w:rFonts w:ascii="Times New Roman" w:hAnsi="Times New Roman" w:cs="Times New Roman"/>
          <w:b/>
          <w:bCs/>
          <w:color w:val="0D0D0D" w:themeColor="text1" w:themeTint="F2"/>
          <w:lang w:val="en-US"/>
        </w:rPr>
        <w:lastRenderedPageBreak/>
        <w:t>Safety precautions</w:t>
      </w:r>
      <w:bookmarkEnd w:id="46"/>
    </w:p>
    <w:p w14:paraId="54FD03AE" w14:textId="7550B2B9" w:rsidR="6D41B2ED" w:rsidRDefault="6D41B2ED" w:rsidP="00DF05FF">
      <w:pPr>
        <w:spacing w:line="480" w:lineRule="auto"/>
        <w:ind w:firstLine="720"/>
      </w:pPr>
      <w:r w:rsidRPr="6D41B2ED">
        <w:rPr>
          <w:rFonts w:eastAsia="Times New Roman" w:cs="Times New Roman"/>
          <w:szCs w:val="28"/>
          <w:lang w:val="en-US"/>
        </w:rPr>
        <w:t>Gloves were used for protection against harmful materials. A coat was also always worn during the activation process to ensure protection from any material spills. Medical masks were used to avoid inhaling smoke.</w:t>
      </w:r>
    </w:p>
    <w:p w14:paraId="34F625B2" w14:textId="3BC41DD5" w:rsidR="6D41B2ED" w:rsidRDefault="6D41B2ED" w:rsidP="6D41B2ED">
      <w:pPr>
        <w:pStyle w:val="Heading2"/>
        <w:spacing w:line="480" w:lineRule="auto"/>
        <w:jc w:val="center"/>
        <w:rPr>
          <w:rFonts w:ascii="Times New Roman" w:hAnsi="Times New Roman" w:cs="Times New Roman"/>
          <w:b/>
          <w:bCs/>
          <w:color w:val="0D0D0D" w:themeColor="text1" w:themeTint="F2"/>
          <w:lang w:val="en-US"/>
        </w:rPr>
      </w:pPr>
      <w:bookmarkStart w:id="47" w:name="_Toc215823025"/>
      <w:r w:rsidRPr="6D41B2ED">
        <w:rPr>
          <w:rFonts w:ascii="Times New Roman" w:hAnsi="Times New Roman" w:cs="Times New Roman"/>
          <w:b/>
          <w:bCs/>
          <w:color w:val="0D0D0D" w:themeColor="text1" w:themeTint="F2"/>
          <w:lang w:val="en-US"/>
        </w:rPr>
        <w:t>Methods</w:t>
      </w:r>
      <w:bookmarkEnd w:id="47"/>
      <w:r w:rsidRPr="6D41B2ED">
        <w:rPr>
          <w:rFonts w:ascii="Times New Roman" w:hAnsi="Times New Roman" w:cs="Times New Roman"/>
          <w:b/>
          <w:bCs/>
          <w:color w:val="0D0D0D" w:themeColor="text1" w:themeTint="F2"/>
          <w:lang w:val="en-US"/>
        </w:rPr>
        <w:t xml:space="preserve"> </w:t>
      </w:r>
    </w:p>
    <w:p w14:paraId="73244CB3" w14:textId="77777777" w:rsidR="00C91F41" w:rsidRPr="003249EC" w:rsidRDefault="00C91F41" w:rsidP="00C91F41">
      <w:pPr>
        <w:numPr>
          <w:ilvl w:val="0"/>
          <w:numId w:val="28"/>
        </w:numPr>
        <w:spacing w:line="480" w:lineRule="auto"/>
        <w:jc w:val="both"/>
        <w:rPr>
          <w:lang w:val="en-US"/>
        </w:rPr>
      </w:pPr>
      <w:r w:rsidRPr="00206E14">
        <w:rPr>
          <w:b/>
          <w:bCs/>
        </w:rPr>
        <w:drawing>
          <wp:anchor distT="0" distB="0" distL="114300" distR="114300" simplePos="0" relativeHeight="251643904" behindDoc="1" locked="0" layoutInCell="1" allowOverlap="1" wp14:anchorId="327C4E59" wp14:editId="65D67DA1">
            <wp:simplePos x="0" y="0"/>
            <wp:positionH relativeFrom="column">
              <wp:posOffset>4535805</wp:posOffset>
            </wp:positionH>
            <wp:positionV relativeFrom="paragraph">
              <wp:posOffset>4445</wp:posOffset>
            </wp:positionV>
            <wp:extent cx="1692275" cy="1247140"/>
            <wp:effectExtent l="0" t="0" r="3175" b="0"/>
            <wp:wrapTight wrapText="bothSides">
              <wp:wrapPolygon edited="0">
                <wp:start x="0" y="0"/>
                <wp:lineTo x="0" y="21116"/>
                <wp:lineTo x="21397" y="21116"/>
                <wp:lineTo x="21397" y="0"/>
                <wp:lineTo x="0" y="0"/>
              </wp:wrapPolygon>
            </wp:wrapTight>
            <wp:docPr id="10164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2153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92275" cy="1247140"/>
                    </a:xfrm>
                    <a:prstGeom prst="rect">
                      <a:avLst/>
                    </a:prstGeom>
                  </pic:spPr>
                </pic:pic>
              </a:graphicData>
            </a:graphic>
            <wp14:sizeRelH relativeFrom="margin">
              <wp14:pctWidth>0</wp14:pctWidth>
            </wp14:sizeRelH>
            <wp14:sizeRelV relativeFrom="margin">
              <wp14:pctHeight>0</wp14:pctHeight>
            </wp14:sizeRelV>
          </wp:anchor>
        </w:drawing>
      </w:r>
      <w:r w:rsidRPr="003249EC">
        <w:rPr>
          <w:lang w:val="en-US"/>
        </w:rPr>
        <w:t xml:space="preserve">The 3D design was done. </w:t>
      </w:r>
      <w:r w:rsidRPr="003249EC">
        <w:rPr>
          <w:b/>
          <w:bCs/>
          <w:lang w:val="en-US"/>
        </w:rPr>
        <w:t>As shown in Figure 2.</w:t>
      </w:r>
    </w:p>
    <w:p w14:paraId="529F5AA0" w14:textId="77777777" w:rsidR="00C91F41" w:rsidRPr="003249EC" w:rsidRDefault="00C91F41" w:rsidP="00C91F41">
      <w:pPr>
        <w:numPr>
          <w:ilvl w:val="0"/>
          <w:numId w:val="28"/>
        </w:numPr>
        <w:spacing w:line="480" w:lineRule="auto"/>
        <w:jc w:val="both"/>
        <w:rPr>
          <w:lang w:val="en-US"/>
        </w:rPr>
      </w:pPr>
      <w:r>
        <w:rPr>
          <w:noProof/>
        </w:rPr>
        <mc:AlternateContent>
          <mc:Choice Requires="wps">
            <w:drawing>
              <wp:anchor distT="0" distB="0" distL="114300" distR="114300" simplePos="0" relativeHeight="251646976" behindDoc="1" locked="0" layoutInCell="1" allowOverlap="1" wp14:anchorId="709E7D66" wp14:editId="0B3DB230">
                <wp:simplePos x="0" y="0"/>
                <wp:positionH relativeFrom="column">
                  <wp:posOffset>4526915</wp:posOffset>
                </wp:positionH>
                <wp:positionV relativeFrom="paragraph">
                  <wp:posOffset>2162810</wp:posOffset>
                </wp:positionV>
                <wp:extent cx="1772285" cy="635"/>
                <wp:effectExtent l="0" t="0" r="18415" b="8255"/>
                <wp:wrapTight wrapText="bothSides">
                  <wp:wrapPolygon edited="0">
                    <wp:start x="0" y="0"/>
                    <wp:lineTo x="0" y="20698"/>
                    <wp:lineTo x="21592" y="20698"/>
                    <wp:lineTo x="21592" y="0"/>
                    <wp:lineTo x="0" y="0"/>
                  </wp:wrapPolygon>
                </wp:wrapTight>
                <wp:docPr id="1205573332" name="Text Box 1"/>
                <wp:cNvGraphicFramePr/>
                <a:graphic xmlns:a="http://schemas.openxmlformats.org/drawingml/2006/main">
                  <a:graphicData uri="http://schemas.microsoft.com/office/word/2010/wordprocessingShape">
                    <wps:wsp>
                      <wps:cNvSpPr txBox="1"/>
                      <wps:spPr>
                        <a:xfrm>
                          <a:off x="0" y="0"/>
                          <a:ext cx="1772285" cy="635"/>
                        </a:xfrm>
                        <a:prstGeom prst="rect">
                          <a:avLst/>
                        </a:prstGeom>
                        <a:noFill/>
                        <a:ln>
                          <a:noFill/>
                        </a:ln>
                      </wps:spPr>
                      <wps:txbx>
                        <w:txbxContent>
                          <w:p w14:paraId="69BC70CF" w14:textId="77777777" w:rsidR="00C91F41" w:rsidRPr="002E664D" w:rsidRDefault="00C91F41" w:rsidP="00C91F41">
                            <w:pPr>
                              <w:pStyle w:val="Caption"/>
                              <w:rPr>
                                <w:rFonts w:asciiTheme="majorBidi" w:hAnsiTheme="majorBidi" w:cstheme="majorBidi"/>
                                <w:b/>
                                <w:bCs/>
                                <w:kern w:val="0"/>
                                <w:sz w:val="28"/>
                                <w:szCs w:val="28"/>
                                <w14:ligatures w14:val="none"/>
                              </w:rPr>
                            </w:pPr>
                            <w:r>
                              <w:t xml:space="preserve">Figure 3 </w:t>
                            </w:r>
                            <w:r w:rsidRPr="00242E8D">
                              <w:t xml:space="preserve">Styrofoam as a platform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E7D66" id="_x0000_s1046" type="#_x0000_t202" style="position:absolute;left:0;text-align:left;margin-left:356.45pt;margin-top:170.3pt;width:139.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" filled="f" stroked="f">
                <v:textbox style="mso-fit-shape-to-text:t" inset="0,0,0,0">
                  <w:txbxContent>
                    <w:p w14:paraId="69BC70CF" w14:textId="77777777" w:rsidR="00C91F41" w:rsidRPr="002E664D" w:rsidRDefault="00C91F41" w:rsidP="00C91F41">
                      <w:pPr>
                        <w:pStyle w:val="Caption"/>
                        <w:rPr>
                          <w:rFonts w:asciiTheme="majorBidi" w:hAnsiTheme="majorBidi" w:cstheme="majorBidi"/>
                          <w:b/>
                          <w:bCs/>
                          <w:kern w:val="0"/>
                          <w:sz w:val="28"/>
                          <w:szCs w:val="28"/>
                          <w14:ligatures w14:val="none"/>
                        </w:rPr>
                      </w:pPr>
                      <w:r>
                        <w:t xml:space="preserve">Figure 3 </w:t>
                      </w:r>
                      <w:r w:rsidRPr="00242E8D">
                        <w:t xml:space="preserve">Styrofoam as a platform </w:t>
                      </w:r>
                    </w:p>
                  </w:txbxContent>
                </v:textbox>
                <w10:wrap type="tight"/>
              </v:shape>
            </w:pict>
          </mc:Fallback>
        </mc:AlternateContent>
      </w:r>
      <w:r w:rsidRPr="00812AC5">
        <w:rPr>
          <w:b/>
          <w:bCs/>
        </w:rPr>
        <w:drawing>
          <wp:anchor distT="0" distB="0" distL="114300" distR="114300" simplePos="0" relativeHeight="251645952" behindDoc="1" locked="0" layoutInCell="1" allowOverlap="1" wp14:anchorId="58E97FED" wp14:editId="10DD928C">
            <wp:simplePos x="0" y="0"/>
            <wp:positionH relativeFrom="column">
              <wp:posOffset>4526915</wp:posOffset>
            </wp:positionH>
            <wp:positionV relativeFrom="paragraph">
              <wp:posOffset>1130300</wp:posOffset>
            </wp:positionV>
            <wp:extent cx="1772285" cy="975360"/>
            <wp:effectExtent l="0" t="0" r="0" b="0"/>
            <wp:wrapTight wrapText="bothSides">
              <wp:wrapPolygon edited="0">
                <wp:start x="0" y="0"/>
                <wp:lineTo x="0" y="21094"/>
                <wp:lineTo x="21360" y="21094"/>
                <wp:lineTo x="21360" y="0"/>
                <wp:lineTo x="0" y="0"/>
              </wp:wrapPolygon>
            </wp:wrapTight>
            <wp:docPr id="1187216606" name="Picture 1" descr="A blue rectangular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16606" name="Picture 1" descr="A blue rectangular object on a tabl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72285" cy="9753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4928" behindDoc="1" locked="0" layoutInCell="1" allowOverlap="1" wp14:anchorId="1F4BCA78" wp14:editId="39A32D9E">
                <wp:simplePos x="0" y="0"/>
                <wp:positionH relativeFrom="column">
                  <wp:posOffset>4620895</wp:posOffset>
                </wp:positionH>
                <wp:positionV relativeFrom="paragraph">
                  <wp:posOffset>721995</wp:posOffset>
                </wp:positionV>
                <wp:extent cx="1692275" cy="635"/>
                <wp:effectExtent l="0" t="0" r="3175" b="8255"/>
                <wp:wrapTight wrapText="bothSides">
                  <wp:wrapPolygon edited="0">
                    <wp:start x="0" y="0"/>
                    <wp:lineTo x="0" y="20698"/>
                    <wp:lineTo x="21397" y="20698"/>
                    <wp:lineTo x="21397" y="0"/>
                    <wp:lineTo x="0" y="0"/>
                  </wp:wrapPolygon>
                </wp:wrapTight>
                <wp:docPr id="2141495385" name="Text Box 1"/>
                <wp:cNvGraphicFramePr/>
                <a:graphic xmlns:a="http://schemas.openxmlformats.org/drawingml/2006/main">
                  <a:graphicData uri="http://schemas.microsoft.com/office/word/2010/wordprocessingShape">
                    <wps:wsp>
                      <wps:cNvSpPr txBox="1"/>
                      <wps:spPr>
                        <a:xfrm>
                          <a:off x="0" y="0"/>
                          <a:ext cx="1692275" cy="635"/>
                        </a:xfrm>
                        <a:prstGeom prst="rect">
                          <a:avLst/>
                        </a:prstGeom>
                        <a:noFill/>
                        <a:ln>
                          <a:noFill/>
                        </a:ln>
                      </wps:spPr>
                      <wps:txbx>
                        <w:txbxContent>
                          <w:p w14:paraId="7D40A42A" w14:textId="7B75CF1D" w:rsidR="00C91F41" w:rsidRPr="00B37865" w:rsidRDefault="00C91F41" w:rsidP="00C91F41">
                            <w:pPr>
                              <w:pStyle w:val="Caption"/>
                              <w:rPr>
                                <w:rFonts w:asciiTheme="majorBidi" w:hAnsiTheme="majorBidi" w:cstheme="majorBidi"/>
                                <w:b/>
                                <w:bCs/>
                                <w:kern w:val="0"/>
                                <w:sz w:val="28"/>
                                <w:szCs w:val="28"/>
                                <w14:ligatures w14:val="none"/>
                              </w:rPr>
                            </w:pPr>
                            <w:r>
                              <w:t xml:space="preserve">Figure </w:t>
                            </w:r>
                            <w:r>
                              <w:fldChar w:fldCharType="begin"/>
                            </w:r>
                            <w:r>
                              <w:instrText xml:space="preserve"> SEQ Figure \* ARABIC </w:instrText>
                            </w:r>
                            <w:r>
                              <w:fldChar w:fldCharType="separate"/>
                            </w:r>
                            <w:r w:rsidR="0009025D">
                              <w:rPr>
                                <w:noProof/>
                              </w:rPr>
                              <w:t>2</w:t>
                            </w:r>
                            <w:r>
                              <w:fldChar w:fldCharType="end"/>
                            </w:r>
                            <w:r w:rsidR="00AE59F1">
                              <w:rPr>
                                <w:lang w:val="en-US"/>
                              </w:rPr>
                              <w:t>0</w:t>
                            </w:r>
                            <w:r>
                              <w:t xml:space="preserve"> </w:t>
                            </w:r>
                            <w:r w:rsidRPr="00812AC5">
                              <w:t>3D design for the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4BCA78" id="_x0000_s1047" type="#_x0000_t202" style="position:absolute;left:0;text-align:left;margin-left:363.85pt;margin-top:56.85pt;width:133.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" filled="f" stroked="f">
                <v:textbox style="mso-fit-shape-to-text:t" inset="0,0,0,0">
                  <w:txbxContent>
                    <w:p w14:paraId="7D40A42A" w14:textId="7B75CF1D" w:rsidR="00C91F41" w:rsidRPr="00B37865" w:rsidRDefault="00C91F41" w:rsidP="00C91F41">
                      <w:pPr>
                        <w:pStyle w:val="Caption"/>
                        <w:rPr>
                          <w:rFonts w:asciiTheme="majorBidi" w:hAnsiTheme="majorBidi" w:cstheme="majorBidi"/>
                          <w:b/>
                          <w:bCs/>
                          <w:kern w:val="0"/>
                          <w:sz w:val="28"/>
                          <w:szCs w:val="28"/>
                          <w14:ligatures w14:val="none"/>
                        </w:rPr>
                      </w:pPr>
                      <w:r>
                        <w:t xml:space="preserve">Figure </w:t>
                      </w:r>
                      <w:r>
                        <w:fldChar w:fldCharType="begin"/>
                      </w:r>
                      <w:r>
                        <w:instrText xml:space="preserve"> SEQ Figure \* ARABIC </w:instrText>
                      </w:r>
                      <w:r>
                        <w:fldChar w:fldCharType="separate"/>
                      </w:r>
                      <w:r w:rsidR="0009025D">
                        <w:rPr>
                          <w:noProof/>
                        </w:rPr>
                        <w:t>2</w:t>
                      </w:r>
                      <w:r>
                        <w:fldChar w:fldCharType="end"/>
                      </w:r>
                      <w:r w:rsidR="00AE59F1">
                        <w:rPr>
                          <w:lang w:val="en-US"/>
                        </w:rPr>
                        <w:t>0</w:t>
                      </w:r>
                      <w:r>
                        <w:t xml:space="preserve"> </w:t>
                      </w:r>
                      <w:r w:rsidRPr="00812AC5">
                        <w:t>3D design for the project</w:t>
                      </w:r>
                    </w:p>
                  </w:txbxContent>
                </v:textbox>
                <w10:wrap type="tight"/>
              </v:shape>
            </w:pict>
          </mc:Fallback>
        </mc:AlternateContent>
      </w:r>
      <w:r w:rsidRPr="003249EC">
        <w:rPr>
          <w:lang w:val="en-US"/>
        </w:rPr>
        <w:t xml:space="preserve">A large, flat piece of Styrofoam was used as the main base to provide a stable platform for mounting all components and simulating a roadway environment. </w:t>
      </w:r>
      <w:r w:rsidRPr="003249EC">
        <w:rPr>
          <w:b/>
          <w:bCs/>
          <w:lang w:val="en-US"/>
        </w:rPr>
        <w:t>As shown in Figure 3.</w:t>
      </w:r>
    </w:p>
    <w:p w14:paraId="46647FAC" w14:textId="77777777" w:rsidR="00C91F41" w:rsidRPr="003249EC" w:rsidRDefault="00C91F41" w:rsidP="00C91F41">
      <w:pPr>
        <w:numPr>
          <w:ilvl w:val="0"/>
          <w:numId w:val="28"/>
        </w:numPr>
        <w:spacing w:line="480" w:lineRule="auto"/>
        <w:jc w:val="both"/>
        <w:rPr>
          <w:lang w:val="en-US"/>
        </w:rPr>
      </w:pPr>
      <w:r>
        <w:rPr>
          <w:noProof/>
        </w:rPr>
        <mc:AlternateContent>
          <mc:Choice Requires="wps">
            <w:drawing>
              <wp:anchor distT="0" distB="0" distL="114300" distR="114300" simplePos="0" relativeHeight="251649024" behindDoc="1" locked="0" layoutInCell="1" allowOverlap="1" wp14:anchorId="4419DFF0" wp14:editId="2FB0D65A">
                <wp:simplePos x="0" y="0"/>
                <wp:positionH relativeFrom="column">
                  <wp:posOffset>4522470</wp:posOffset>
                </wp:positionH>
                <wp:positionV relativeFrom="paragraph">
                  <wp:posOffset>1805305</wp:posOffset>
                </wp:positionV>
                <wp:extent cx="1797685" cy="635"/>
                <wp:effectExtent l="0" t="0" r="12065" b="8255"/>
                <wp:wrapTight wrapText="bothSides">
                  <wp:wrapPolygon edited="0">
                    <wp:start x="0" y="0"/>
                    <wp:lineTo x="0" y="20698"/>
                    <wp:lineTo x="21516" y="20698"/>
                    <wp:lineTo x="21516" y="0"/>
                    <wp:lineTo x="0" y="0"/>
                  </wp:wrapPolygon>
                </wp:wrapTight>
                <wp:docPr id="1441347371" name="Text Box 1"/>
                <wp:cNvGraphicFramePr/>
                <a:graphic xmlns:a="http://schemas.openxmlformats.org/drawingml/2006/main">
                  <a:graphicData uri="http://schemas.microsoft.com/office/word/2010/wordprocessingShape">
                    <wps:wsp>
                      <wps:cNvSpPr txBox="1"/>
                      <wps:spPr>
                        <a:xfrm>
                          <a:off x="0" y="0"/>
                          <a:ext cx="1797685" cy="635"/>
                        </a:xfrm>
                        <a:prstGeom prst="rect">
                          <a:avLst/>
                        </a:prstGeom>
                        <a:noFill/>
                        <a:ln>
                          <a:noFill/>
                        </a:ln>
                      </wps:spPr>
                      <wps:txbx>
                        <w:txbxContent>
                          <w:p w14:paraId="3B25E2E5" w14:textId="02D0B510" w:rsidR="00C91F41" w:rsidRPr="00650498" w:rsidRDefault="00C91F41" w:rsidP="00C91F41">
                            <w:pPr>
                              <w:pStyle w:val="Caption"/>
                              <w:rPr>
                                <w:rFonts w:asciiTheme="majorBidi" w:hAnsiTheme="majorBidi" w:cstheme="majorBidi"/>
                                <w:b/>
                                <w:bCs/>
                                <w:kern w:val="0"/>
                                <w:sz w:val="28"/>
                                <w:szCs w:val="28"/>
                                <w14:ligatures w14:val="none"/>
                              </w:rPr>
                            </w:pPr>
                            <w:r>
                              <w:t xml:space="preserve">Figure </w:t>
                            </w:r>
                            <w:r w:rsidR="00AE59F1">
                              <w:rPr>
                                <w:lang w:val="en-US"/>
                              </w:rPr>
                              <w:t>21</w:t>
                            </w:r>
                            <w:r>
                              <w:t xml:space="preserve"> </w:t>
                            </w:r>
                            <w:r w:rsidRPr="004758CD">
                              <w:t xml:space="preserve">Mounting colored paper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9DFF0" id="_x0000_s1048" type="#_x0000_t202" style="position:absolute;left:0;text-align:left;margin-left:356.1pt;margin-top:142.15pt;width:141.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" filled="f" stroked="f">
                <v:textbox style="mso-fit-shape-to-text:t" inset="0,0,0,0">
                  <w:txbxContent>
                    <w:p w14:paraId="3B25E2E5" w14:textId="02D0B510" w:rsidR="00C91F41" w:rsidRPr="00650498" w:rsidRDefault="00C91F41" w:rsidP="00C91F41">
                      <w:pPr>
                        <w:pStyle w:val="Caption"/>
                        <w:rPr>
                          <w:rFonts w:asciiTheme="majorBidi" w:hAnsiTheme="majorBidi" w:cstheme="majorBidi"/>
                          <w:b/>
                          <w:bCs/>
                          <w:kern w:val="0"/>
                          <w:sz w:val="28"/>
                          <w:szCs w:val="28"/>
                          <w14:ligatures w14:val="none"/>
                        </w:rPr>
                      </w:pPr>
                      <w:r>
                        <w:t xml:space="preserve">Figure </w:t>
                      </w:r>
                      <w:r w:rsidR="00AE59F1">
                        <w:rPr>
                          <w:lang w:val="en-US"/>
                        </w:rPr>
                        <w:t>21</w:t>
                      </w:r>
                      <w:r>
                        <w:t xml:space="preserve"> </w:t>
                      </w:r>
                      <w:r w:rsidRPr="004758CD">
                        <w:t xml:space="preserve">Mounting colored paper </w:t>
                      </w:r>
                    </w:p>
                  </w:txbxContent>
                </v:textbox>
                <w10:wrap type="tight"/>
              </v:shape>
            </w:pict>
          </mc:Fallback>
        </mc:AlternateContent>
      </w:r>
      <w:r w:rsidRPr="00624769">
        <w:rPr>
          <w:b/>
          <w:bCs/>
        </w:rPr>
        <w:drawing>
          <wp:anchor distT="0" distB="0" distL="114300" distR="114300" simplePos="0" relativeHeight="251648000" behindDoc="1" locked="0" layoutInCell="1" allowOverlap="1" wp14:anchorId="2E1BFE35" wp14:editId="02F403FC">
            <wp:simplePos x="0" y="0"/>
            <wp:positionH relativeFrom="column">
              <wp:posOffset>4522470</wp:posOffset>
            </wp:positionH>
            <wp:positionV relativeFrom="paragraph">
              <wp:posOffset>664845</wp:posOffset>
            </wp:positionV>
            <wp:extent cx="1797685" cy="1083310"/>
            <wp:effectExtent l="0" t="0" r="0" b="2540"/>
            <wp:wrapTight wrapText="bothSides">
              <wp:wrapPolygon edited="0">
                <wp:start x="0" y="0"/>
                <wp:lineTo x="0" y="21271"/>
                <wp:lineTo x="21287" y="21271"/>
                <wp:lineTo x="21287" y="0"/>
                <wp:lineTo x="0" y="0"/>
              </wp:wrapPolygon>
            </wp:wrapTight>
            <wp:docPr id="13612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8605"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7685" cy="1083310"/>
                    </a:xfrm>
                    <a:prstGeom prst="rect">
                      <a:avLst/>
                    </a:prstGeom>
                  </pic:spPr>
                </pic:pic>
              </a:graphicData>
            </a:graphic>
            <wp14:sizeRelH relativeFrom="margin">
              <wp14:pctWidth>0</wp14:pctWidth>
            </wp14:sizeRelH>
            <wp14:sizeRelV relativeFrom="margin">
              <wp14:pctHeight>0</wp14:pctHeight>
            </wp14:sizeRelV>
          </wp:anchor>
        </w:drawing>
      </w:r>
      <w:r w:rsidRPr="003249EC">
        <w:rPr>
          <w:lang w:val="en-US"/>
        </w:rPr>
        <w:t xml:space="preserve">The </w:t>
      </w:r>
      <w:r>
        <w:t>S</w:t>
      </w:r>
      <w:r w:rsidRPr="003249EC">
        <w:rPr>
          <w:lang w:val="en-US"/>
        </w:rPr>
        <w:t xml:space="preserve">tyrofoam was covered with colored paper to simulate the road shape. </w:t>
      </w:r>
      <w:r w:rsidRPr="003249EC">
        <w:rPr>
          <w:b/>
          <w:bCs/>
          <w:lang w:val="en-US"/>
        </w:rPr>
        <w:t>As shown in Figure 4.</w:t>
      </w:r>
    </w:p>
    <w:p w14:paraId="1882B145" w14:textId="77777777" w:rsidR="00C91F41" w:rsidRDefault="00C91F41" w:rsidP="00C91F41">
      <w:pPr>
        <w:spacing w:line="480" w:lineRule="auto"/>
        <w:ind w:left="720"/>
      </w:pPr>
    </w:p>
    <w:p w14:paraId="68D757FD" w14:textId="77777777" w:rsidR="00C91F41" w:rsidRDefault="00C91F41" w:rsidP="00C91F41">
      <w:pPr>
        <w:spacing w:line="480" w:lineRule="auto"/>
      </w:pPr>
    </w:p>
    <w:p w14:paraId="28578065" w14:textId="5BEA088F" w:rsidR="00C91F41" w:rsidRDefault="00E42B20" w:rsidP="00C91F41">
      <w:pPr>
        <w:pStyle w:val="ListParagraph"/>
      </w:pPr>
      <w:r w:rsidRPr="0077045E">
        <w:drawing>
          <wp:anchor distT="0" distB="0" distL="114300" distR="114300" simplePos="0" relativeHeight="251654144" behindDoc="1" locked="0" layoutInCell="1" allowOverlap="1" wp14:anchorId="66498E05" wp14:editId="65CBF188">
            <wp:simplePos x="0" y="0"/>
            <wp:positionH relativeFrom="margin">
              <wp:align>right</wp:align>
            </wp:positionH>
            <wp:positionV relativeFrom="paragraph">
              <wp:posOffset>76798</wp:posOffset>
            </wp:positionV>
            <wp:extent cx="1341755" cy="1035050"/>
            <wp:effectExtent l="0" t="0" r="0" b="0"/>
            <wp:wrapTight wrapText="bothSides">
              <wp:wrapPolygon edited="0">
                <wp:start x="0" y="0"/>
                <wp:lineTo x="0" y="21070"/>
                <wp:lineTo x="21160" y="21070"/>
                <wp:lineTo x="21160" y="0"/>
                <wp:lineTo x="0" y="0"/>
              </wp:wrapPolygon>
            </wp:wrapTight>
            <wp:docPr id="14385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3299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41755" cy="1035050"/>
                    </a:xfrm>
                    <a:prstGeom prst="rect">
                      <a:avLst/>
                    </a:prstGeom>
                  </pic:spPr>
                </pic:pic>
              </a:graphicData>
            </a:graphic>
            <wp14:sizeRelH relativeFrom="margin">
              <wp14:pctWidth>0</wp14:pctWidth>
            </wp14:sizeRelH>
            <wp14:sizeRelV relativeFrom="margin">
              <wp14:pctHeight>0</wp14:pctHeight>
            </wp14:sizeRelV>
          </wp:anchor>
        </w:drawing>
      </w:r>
    </w:p>
    <w:p w14:paraId="3FE5635B" w14:textId="3C5742D2" w:rsidR="00C91F41" w:rsidRPr="0077045E" w:rsidRDefault="00E42B20" w:rsidP="00C91F41">
      <w:pPr>
        <w:numPr>
          <w:ilvl w:val="0"/>
          <w:numId w:val="28"/>
        </w:numPr>
        <w:spacing w:line="480" w:lineRule="auto"/>
        <w:jc w:val="both"/>
      </w:pPr>
      <w:r>
        <w:rPr>
          <w:noProof/>
        </w:rPr>
        <mc:AlternateContent>
          <mc:Choice Requires="wps">
            <w:drawing>
              <wp:anchor distT="0" distB="0" distL="114300" distR="114300" simplePos="0" relativeHeight="251659264" behindDoc="1" locked="0" layoutInCell="1" allowOverlap="1" wp14:anchorId="7C5ECEBB" wp14:editId="48B51526">
                <wp:simplePos x="0" y="0"/>
                <wp:positionH relativeFrom="column">
                  <wp:posOffset>4580890</wp:posOffset>
                </wp:positionH>
                <wp:positionV relativeFrom="paragraph">
                  <wp:posOffset>841375</wp:posOffset>
                </wp:positionV>
                <wp:extent cx="1478915" cy="255270"/>
                <wp:effectExtent l="0" t="0" r="6985" b="11430"/>
                <wp:wrapTight wrapText="bothSides">
                  <wp:wrapPolygon edited="0">
                    <wp:start x="0" y="0"/>
                    <wp:lineTo x="0" y="20955"/>
                    <wp:lineTo x="21424" y="20955"/>
                    <wp:lineTo x="21424" y="0"/>
                    <wp:lineTo x="0" y="0"/>
                  </wp:wrapPolygon>
                </wp:wrapTight>
                <wp:docPr id="1889343389" name="Text Box 1"/>
                <wp:cNvGraphicFramePr/>
                <a:graphic xmlns:a="http://schemas.openxmlformats.org/drawingml/2006/main">
                  <a:graphicData uri="http://schemas.microsoft.com/office/word/2010/wordprocessingShape">
                    <wps:wsp>
                      <wps:cNvSpPr txBox="1"/>
                      <wps:spPr>
                        <a:xfrm>
                          <a:off x="0" y="0"/>
                          <a:ext cx="1478915" cy="255270"/>
                        </a:xfrm>
                        <a:prstGeom prst="rect">
                          <a:avLst/>
                        </a:prstGeom>
                        <a:noFill/>
                        <a:ln>
                          <a:noFill/>
                        </a:ln>
                      </wps:spPr>
                      <wps:txbx>
                        <w:txbxContent>
                          <w:p w14:paraId="2A7FF510" w14:textId="3EFA24F5" w:rsidR="00E42B20" w:rsidRPr="0006015C" w:rsidRDefault="00E42B20" w:rsidP="00E42B20">
                            <w:pPr>
                              <w:pStyle w:val="Caption"/>
                              <w:rPr>
                                <w:rFonts w:asciiTheme="majorBidi" w:hAnsiTheme="majorBidi" w:cstheme="majorBidi"/>
                                <w:kern w:val="0"/>
                                <w:sz w:val="28"/>
                                <w:szCs w:val="28"/>
                                <w14:ligatures w14:val="none"/>
                              </w:rPr>
                            </w:pPr>
                            <w:r>
                              <w:t xml:space="preserve">Figure </w:t>
                            </w:r>
                            <w:r>
                              <w:rPr>
                                <w:lang w:val="en-US"/>
                              </w:rPr>
                              <w:t>22</w:t>
                            </w:r>
                            <w:r>
                              <w:t xml:space="preserve"> </w:t>
                            </w:r>
                            <w:r w:rsidRPr="00CE7D54">
                              <w:t>Mounting sides of the road</w:t>
                            </w:r>
                          </w:p>
                          <w:p w14:paraId="6EB9B7C4" w14:textId="1E227219" w:rsidR="00E42B20" w:rsidRPr="00E42B20" w:rsidRDefault="00E42B20" w:rsidP="00E42B20">
                            <w:pPr>
                              <w:pStyle w:val="Caption"/>
                              <w:rPr>
                                <w:sz w:val="28"/>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ECEBB" id="_x0000_s1049" type="#_x0000_t202" style="position:absolute;left:0;text-align:left;margin-left:360.7pt;margin-top:66.25pt;width:116.4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" filled="f" stroked="f">
                <v:textbox inset="0,0,0,0">
                  <w:txbxContent>
                    <w:p w14:paraId="2A7FF510" w14:textId="3EFA24F5" w:rsidR="00E42B20" w:rsidRPr="0006015C" w:rsidRDefault="00E42B20" w:rsidP="00E42B20">
                      <w:pPr>
                        <w:pStyle w:val="Caption"/>
                        <w:rPr>
                          <w:rFonts w:asciiTheme="majorBidi" w:hAnsiTheme="majorBidi" w:cstheme="majorBidi"/>
                          <w:kern w:val="0"/>
                          <w:sz w:val="28"/>
                          <w:szCs w:val="28"/>
                          <w14:ligatures w14:val="none"/>
                        </w:rPr>
                      </w:pPr>
                      <w:r>
                        <w:t xml:space="preserve">Figure </w:t>
                      </w:r>
                      <w:r>
                        <w:rPr>
                          <w:lang w:val="en-US"/>
                        </w:rPr>
                        <w:t>22</w:t>
                      </w:r>
                      <w:r>
                        <w:t xml:space="preserve"> </w:t>
                      </w:r>
                      <w:r w:rsidRPr="00CE7D54">
                        <w:t>Mounting sides of the road</w:t>
                      </w:r>
                    </w:p>
                    <w:p w14:paraId="6EB9B7C4" w14:textId="1E227219" w:rsidR="00E42B20" w:rsidRPr="00E42B20" w:rsidRDefault="00E42B20" w:rsidP="00E42B20">
                      <w:pPr>
                        <w:pStyle w:val="Caption"/>
                        <w:rPr>
                          <w:sz w:val="28"/>
                          <w:szCs w:val="22"/>
                          <w:lang w:val="en-US"/>
                        </w:rPr>
                      </w:pPr>
                    </w:p>
                  </w:txbxContent>
                </v:textbox>
                <w10:wrap type="tight"/>
              </v:shape>
            </w:pict>
          </mc:Fallback>
        </mc:AlternateContent>
      </w:r>
      <w:r w:rsidR="00C91F41" w:rsidRPr="003249EC">
        <w:rPr>
          <w:lang w:val="en-US"/>
        </w:rPr>
        <w:t xml:space="preserve">The sides of the road were mounted using wood sticks. </w:t>
      </w:r>
      <w:r w:rsidR="00C91F41" w:rsidRPr="003249EC">
        <w:rPr>
          <w:b/>
          <w:bCs/>
          <w:lang w:val="en-US"/>
        </w:rPr>
        <w:t>As shown in Figure 5.</w:t>
      </w:r>
    </w:p>
    <w:p w14:paraId="5E216A88" w14:textId="77777777" w:rsidR="00C91F41" w:rsidRPr="003249EC" w:rsidRDefault="00C91F41" w:rsidP="00C91F41">
      <w:pPr>
        <w:numPr>
          <w:ilvl w:val="0"/>
          <w:numId w:val="28"/>
        </w:numPr>
        <w:spacing w:line="480" w:lineRule="auto"/>
        <w:jc w:val="both"/>
        <w:rPr>
          <w:lang w:val="en-US"/>
        </w:rPr>
      </w:pPr>
      <w:r>
        <w:rPr>
          <w:noProof/>
        </w:rPr>
        <w:lastRenderedPageBreak/>
        <mc:AlternateContent>
          <mc:Choice Requires="wps">
            <w:drawing>
              <wp:anchor distT="0" distB="0" distL="114300" distR="114300" simplePos="0" relativeHeight="251655168" behindDoc="1" locked="0" layoutInCell="1" allowOverlap="1" wp14:anchorId="07E99497" wp14:editId="619BE6E9">
                <wp:simplePos x="0" y="0"/>
                <wp:positionH relativeFrom="column">
                  <wp:posOffset>4275455</wp:posOffset>
                </wp:positionH>
                <wp:positionV relativeFrom="paragraph">
                  <wp:posOffset>158750</wp:posOffset>
                </wp:positionV>
                <wp:extent cx="1659890" cy="635"/>
                <wp:effectExtent l="0" t="0" r="16510" b="8255"/>
                <wp:wrapTight wrapText="bothSides">
                  <wp:wrapPolygon edited="0">
                    <wp:start x="0" y="0"/>
                    <wp:lineTo x="0" y="20698"/>
                    <wp:lineTo x="21567" y="20698"/>
                    <wp:lineTo x="21567" y="0"/>
                    <wp:lineTo x="0" y="0"/>
                  </wp:wrapPolygon>
                </wp:wrapTight>
                <wp:docPr id="1482143629" name="Text Box 1"/>
                <wp:cNvGraphicFramePr/>
                <a:graphic xmlns:a="http://schemas.openxmlformats.org/drawingml/2006/main">
                  <a:graphicData uri="http://schemas.microsoft.com/office/word/2010/wordprocessingShape">
                    <wps:wsp>
                      <wps:cNvSpPr txBox="1"/>
                      <wps:spPr>
                        <a:xfrm>
                          <a:off x="0" y="0"/>
                          <a:ext cx="1659890" cy="635"/>
                        </a:xfrm>
                        <a:prstGeom prst="rect">
                          <a:avLst/>
                        </a:prstGeom>
                        <a:noFill/>
                        <a:ln>
                          <a:noFill/>
                        </a:ln>
                      </wps:spPr>
                      <wps:txbx>
                        <w:txbxContent>
                          <w:p w14:paraId="7F0359EA" w14:textId="619F3C65" w:rsidR="00C91F41" w:rsidRPr="0006015C" w:rsidRDefault="00C91F41" w:rsidP="00C91F41">
                            <w:pPr>
                              <w:pStyle w:val="Caption"/>
                              <w:rPr>
                                <w:rFonts w:asciiTheme="majorBidi" w:hAnsiTheme="majorBidi" w:cstheme="majorBidi"/>
                                <w:kern w:val="0"/>
                                <w:sz w:val="28"/>
                                <w:szCs w:val="28"/>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E99497" id="_x0000_s1050" type="#_x0000_t202" style="position:absolute;left:0;text-align:left;margin-left:336.65pt;margin-top:12.5pt;width:130.7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" filled="f" stroked="f">
                <v:textbox style="mso-fit-shape-to-text:t" inset="0,0,0,0">
                  <w:txbxContent>
                    <w:p w14:paraId="7F0359EA" w14:textId="619F3C65" w:rsidR="00C91F41" w:rsidRPr="0006015C" w:rsidRDefault="00C91F41" w:rsidP="00C91F41">
                      <w:pPr>
                        <w:pStyle w:val="Caption"/>
                        <w:rPr>
                          <w:rFonts w:asciiTheme="majorBidi" w:hAnsiTheme="majorBidi" w:cstheme="majorBidi"/>
                          <w:kern w:val="0"/>
                          <w:sz w:val="28"/>
                          <w:szCs w:val="28"/>
                          <w14:ligatures w14:val="none"/>
                        </w:rPr>
                      </w:pPr>
                    </w:p>
                  </w:txbxContent>
                </v:textbox>
                <w10:wrap type="tight"/>
              </v:shape>
            </w:pict>
          </mc:Fallback>
        </mc:AlternateContent>
      </w:r>
      <w:r w:rsidRPr="003249EC">
        <w:rPr>
          <w:lang w:val="en-US"/>
        </w:rPr>
        <w:t>The MQ-7 gas sensor (CO) and the GP2Y1010</w:t>
      </w:r>
      <w:r w:rsidR="00E42B20">
        <w:rPr>
          <w:lang w:val="en-US"/>
        </w:rPr>
        <w:t xml:space="preserve"> </w:t>
      </w:r>
      <w:r w:rsidRPr="003249EC">
        <w:rPr>
          <w:lang w:val="en-US"/>
        </w:rPr>
        <w:t>optical dust sensor (PM2.5) were placed near the roadway on a lighting pole on the roadside.</w:t>
      </w:r>
    </w:p>
    <w:p w14:paraId="4300C064" w14:textId="77777777" w:rsidR="00C91F41" w:rsidRPr="003249EC" w:rsidRDefault="00C91F41" w:rsidP="00C91F41">
      <w:pPr>
        <w:numPr>
          <w:ilvl w:val="0"/>
          <w:numId w:val="28"/>
        </w:numPr>
        <w:spacing w:line="480" w:lineRule="auto"/>
        <w:jc w:val="both"/>
        <w:rPr>
          <w:lang w:val="en-US"/>
        </w:rPr>
      </w:pPr>
      <w:r w:rsidRPr="003249EC">
        <w:rPr>
          <w:lang w:val="en-US"/>
        </w:rPr>
        <w:t>The Arduino controller was securely attached to the Styrofoam base using glue, tape, or small supports, serving as the central hub for the entire system.</w:t>
      </w:r>
    </w:p>
    <w:p w14:paraId="0EE1A621" w14:textId="77777777" w:rsidR="00C91F41" w:rsidRPr="003249EC" w:rsidRDefault="00C91F41" w:rsidP="00C91F41">
      <w:pPr>
        <w:numPr>
          <w:ilvl w:val="0"/>
          <w:numId w:val="28"/>
        </w:numPr>
        <w:spacing w:line="480" w:lineRule="auto"/>
        <w:jc w:val="both"/>
        <w:rPr>
          <w:lang w:val="en-US"/>
        </w:rPr>
      </w:pPr>
      <w:r w:rsidRPr="003249EC">
        <w:rPr>
          <w:lang w:val="en-US"/>
        </w:rPr>
        <w:t>The servomotor was connected to the Arduino controller and mounted on the Styrofoam base right next to the barrier arm's pivot point, representing the gate to the “green road.”</w:t>
      </w:r>
    </w:p>
    <w:p w14:paraId="1F5D2790" w14:textId="23B0456D" w:rsidR="6D41B2ED" w:rsidRPr="00983B33" w:rsidRDefault="00C91F41" w:rsidP="007052EC">
      <w:pPr>
        <w:numPr>
          <w:ilvl w:val="0"/>
          <w:numId w:val="28"/>
        </w:numPr>
        <w:spacing w:line="480" w:lineRule="auto"/>
        <w:jc w:val="both"/>
        <w:rPr>
          <w:lang w:val="en-US"/>
        </w:rPr>
      </w:pPr>
      <w:r>
        <w:rPr>
          <w:noProof/>
        </w:rPr>
        <mc:AlternateContent>
          <mc:Choice Requires="wps">
            <w:drawing>
              <wp:anchor distT="0" distB="0" distL="114300" distR="114300" simplePos="0" relativeHeight="251657216" behindDoc="1" locked="0" layoutInCell="1" allowOverlap="1" wp14:anchorId="4CB6A808" wp14:editId="165906D0">
                <wp:simplePos x="0" y="0"/>
                <wp:positionH relativeFrom="column">
                  <wp:posOffset>3650615</wp:posOffset>
                </wp:positionH>
                <wp:positionV relativeFrom="paragraph">
                  <wp:posOffset>1486535</wp:posOffset>
                </wp:positionV>
                <wp:extent cx="2218055" cy="635"/>
                <wp:effectExtent l="0" t="0" r="10795" b="8255"/>
                <wp:wrapTight wrapText="bothSides">
                  <wp:wrapPolygon edited="0">
                    <wp:start x="0" y="0"/>
                    <wp:lineTo x="0" y="20698"/>
                    <wp:lineTo x="21520" y="20698"/>
                    <wp:lineTo x="21520" y="0"/>
                    <wp:lineTo x="0" y="0"/>
                  </wp:wrapPolygon>
                </wp:wrapTight>
                <wp:docPr id="1976923161" name="Text Box 1"/>
                <wp:cNvGraphicFramePr/>
                <a:graphic xmlns:a="http://schemas.openxmlformats.org/drawingml/2006/main">
                  <a:graphicData uri="http://schemas.microsoft.com/office/word/2010/wordprocessingShape">
                    <wps:wsp>
                      <wps:cNvSpPr txBox="1"/>
                      <wps:spPr>
                        <a:xfrm>
                          <a:off x="0" y="0"/>
                          <a:ext cx="2218055" cy="635"/>
                        </a:xfrm>
                        <a:prstGeom prst="rect">
                          <a:avLst/>
                        </a:prstGeom>
                        <a:noFill/>
                        <a:ln>
                          <a:noFill/>
                        </a:ln>
                      </wps:spPr>
                      <wps:txbx>
                        <w:txbxContent>
                          <w:p w14:paraId="3866CBC8" w14:textId="395B11ED" w:rsidR="00C91F41" w:rsidRPr="00E17390" w:rsidRDefault="00C91F41" w:rsidP="00C91F41">
                            <w:pPr>
                              <w:pStyle w:val="Caption"/>
                              <w:rPr>
                                <w:rFonts w:asciiTheme="majorBidi" w:hAnsiTheme="majorBidi" w:cstheme="majorBidi"/>
                                <w:noProof/>
                                <w:kern w:val="0"/>
                                <w:sz w:val="28"/>
                                <w:szCs w:val="28"/>
                                <w14:ligatures w14:val="none"/>
                              </w:rPr>
                            </w:pPr>
                            <w:r>
                              <w:t xml:space="preserve">Figure </w:t>
                            </w:r>
                            <w:r w:rsidR="00E42B20">
                              <w:rPr>
                                <w:lang w:val="en-US"/>
                              </w:rPr>
                              <w:t>23</w:t>
                            </w:r>
                            <w:r>
                              <w:t xml:space="preserve"> </w:t>
                            </w:r>
                            <w:r w:rsidRPr="00B7032F">
                              <w:t>Mounting Arduino and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6A808" id="_x0000_s1051" type="#_x0000_t202" style="position:absolute;left:0;text-align:left;margin-left:287.45pt;margin-top:117.05pt;width:174.6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" filled="f" stroked="f">
                <v:textbox style="mso-fit-shape-to-text:t" inset="0,0,0,0">
                  <w:txbxContent>
                    <w:p w14:paraId="3866CBC8" w14:textId="395B11ED" w:rsidR="00C91F41" w:rsidRPr="00E17390" w:rsidRDefault="00C91F41" w:rsidP="00C91F41">
                      <w:pPr>
                        <w:pStyle w:val="Caption"/>
                        <w:rPr>
                          <w:rFonts w:asciiTheme="majorBidi" w:hAnsiTheme="majorBidi" w:cstheme="majorBidi"/>
                          <w:noProof/>
                          <w:kern w:val="0"/>
                          <w:sz w:val="28"/>
                          <w:szCs w:val="28"/>
                          <w14:ligatures w14:val="none"/>
                        </w:rPr>
                      </w:pPr>
                      <w:r>
                        <w:t xml:space="preserve">Figure </w:t>
                      </w:r>
                      <w:r w:rsidR="00E42B20">
                        <w:rPr>
                          <w:lang w:val="en-US"/>
                        </w:rPr>
                        <w:t>23</w:t>
                      </w:r>
                      <w:r>
                        <w:t xml:space="preserve"> </w:t>
                      </w:r>
                      <w:r w:rsidRPr="00B7032F">
                        <w:t>Mounting Arduino and sensor</w:t>
                      </w:r>
                    </w:p>
                  </w:txbxContent>
                </v:textbox>
                <w10:wrap type="tight"/>
              </v:shape>
            </w:pict>
          </mc:Fallback>
        </mc:AlternateContent>
      </w:r>
      <w:r>
        <w:rPr>
          <w:noProof/>
        </w:rPr>
        <w:drawing>
          <wp:anchor distT="0" distB="0" distL="114300" distR="114300" simplePos="0" relativeHeight="251656192" behindDoc="1" locked="0" layoutInCell="1" allowOverlap="1" wp14:anchorId="70670D1C" wp14:editId="03CB7982">
            <wp:simplePos x="0" y="0"/>
            <wp:positionH relativeFrom="margin">
              <wp:align>right</wp:align>
            </wp:positionH>
            <wp:positionV relativeFrom="paragraph">
              <wp:posOffset>233045</wp:posOffset>
            </wp:positionV>
            <wp:extent cx="2218055" cy="1211580"/>
            <wp:effectExtent l="0" t="0" r="0" b="7620"/>
            <wp:wrapTight wrapText="bothSides">
              <wp:wrapPolygon edited="0">
                <wp:start x="0" y="0"/>
                <wp:lineTo x="0" y="21396"/>
                <wp:lineTo x="21334" y="21396"/>
                <wp:lineTo x="21334" y="0"/>
                <wp:lineTo x="0" y="0"/>
              </wp:wrapPolygon>
            </wp:wrapTight>
            <wp:docPr id="15562395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18055"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49EC">
        <w:rPr>
          <w:lang w:val="en-US"/>
        </w:rPr>
        <w:t>All sensors, the servo motor, and power components were connected to the appropriate digital, analog, and power pins on the Arduino controller using jumper wires, following the circuit schematic for dual-mode operation</w:t>
      </w:r>
      <w:r>
        <w:t xml:space="preserve">, </w:t>
      </w:r>
      <w:r>
        <w:rPr>
          <w:b/>
          <w:bCs/>
        </w:rPr>
        <w:t>a</w:t>
      </w:r>
      <w:r w:rsidRPr="003249EC">
        <w:rPr>
          <w:b/>
          <w:bCs/>
          <w:lang w:val="en-US"/>
        </w:rPr>
        <w:t>s shown in Figure 6.</w:t>
      </w:r>
    </w:p>
    <w:p w14:paraId="6EBE92C4" w14:textId="461DCEA7" w:rsidR="00983B33" w:rsidRDefault="00983B33" w:rsidP="00983B33">
      <w:pPr>
        <w:spacing w:line="480" w:lineRule="auto"/>
        <w:jc w:val="both"/>
        <w:rPr>
          <w:b/>
          <w:bCs/>
          <w:lang w:val="en-US"/>
        </w:rPr>
      </w:pPr>
    </w:p>
    <w:p w14:paraId="54E1EA02" w14:textId="7C18EBC9" w:rsidR="00983B33" w:rsidRDefault="00983B33" w:rsidP="00983B33">
      <w:pPr>
        <w:spacing w:line="480" w:lineRule="auto"/>
        <w:jc w:val="both"/>
        <w:rPr>
          <w:b/>
          <w:bCs/>
          <w:lang w:val="en-US"/>
        </w:rPr>
      </w:pPr>
    </w:p>
    <w:p w14:paraId="26EB4A2D" w14:textId="6AC507F7" w:rsidR="00983B33" w:rsidRPr="007052EC" w:rsidRDefault="00983B33" w:rsidP="00983B33">
      <w:pPr>
        <w:spacing w:line="480" w:lineRule="auto"/>
        <w:jc w:val="both"/>
        <w:rPr>
          <w:lang w:val="en-US"/>
        </w:rPr>
      </w:pPr>
    </w:p>
    <w:p w14:paraId="6533098C" w14:textId="4A06FD45" w:rsidR="6D41B2ED" w:rsidRDefault="6D41B2ED" w:rsidP="6D41B2ED">
      <w:pPr>
        <w:pStyle w:val="Heading2"/>
        <w:spacing w:line="480" w:lineRule="auto"/>
        <w:ind w:left="720"/>
        <w:jc w:val="center"/>
        <w:rPr>
          <w:rFonts w:ascii="Times New Roman" w:hAnsi="Times New Roman" w:cs="Times New Roman"/>
          <w:b/>
          <w:bCs/>
          <w:color w:val="0D0D0D" w:themeColor="text1" w:themeTint="F2"/>
          <w:lang w:val="en-US"/>
        </w:rPr>
      </w:pPr>
      <w:bookmarkStart w:id="48" w:name="_Toc215823026"/>
      <w:r w:rsidRPr="6D41B2ED">
        <w:rPr>
          <w:rFonts w:ascii="Times New Roman" w:hAnsi="Times New Roman" w:cs="Times New Roman"/>
          <w:b/>
          <w:bCs/>
          <w:color w:val="0D0D0D" w:themeColor="text1" w:themeTint="F2"/>
          <w:lang w:val="en-US"/>
        </w:rPr>
        <w:lastRenderedPageBreak/>
        <w:t>Design requirements</w:t>
      </w:r>
      <w:bookmarkEnd w:id="48"/>
    </w:p>
    <w:p w14:paraId="79F319B0" w14:textId="4C6E51DD" w:rsidR="00983B33" w:rsidRDefault="00983B33" w:rsidP="00983B33">
      <w:pPr>
        <w:spacing w:line="257" w:lineRule="auto"/>
      </w:pPr>
      <w:r w:rsidRPr="73347A7E">
        <w:rPr>
          <w:rFonts w:eastAsia="Times New Roman" w:cs="Times New Roman"/>
          <w:b/>
          <w:bCs/>
          <w:sz w:val="32"/>
          <w:szCs w:val="32"/>
          <w:lang w:val="en-US"/>
        </w:rPr>
        <w:t>Smoother traffic flow</w:t>
      </w:r>
    </w:p>
    <w:p w14:paraId="7E2D6E9E" w14:textId="2129F8A8" w:rsidR="00983B33" w:rsidRDefault="00983B33" w:rsidP="00983B33">
      <w:pPr>
        <w:spacing w:line="480" w:lineRule="auto"/>
        <w:ind w:firstLine="720"/>
        <w:rPr>
          <w:rFonts w:asciiTheme="majorBidi" w:eastAsiaTheme="minorEastAsia" w:hAnsiTheme="majorBidi" w:cstheme="majorBidi"/>
          <w:lang w:val="en-US"/>
        </w:rPr>
      </w:pPr>
      <w:r w:rsidRPr="73347A7E">
        <w:rPr>
          <w:rFonts w:asciiTheme="majorBidi" w:eastAsiaTheme="minorEastAsia" w:hAnsiTheme="majorBidi" w:cstheme="majorBidi"/>
          <w:lang w:val="en-US"/>
        </w:rPr>
        <w:t>Traffic Flow Efficiency as a quantitative design requirement is a given in this project since it aims to give efficient congestion relief. The system should show any noticeable and quantifiable improvement in the vehicle throughput following the intervention. To be more specific, the average flow rate of vehicles traversing the sensor point shall be increased at least by 15 percent over a period of 5 minutes after the opening of the secondary road, compared to the average flow rate taken during the 5 minutes just before the check of congestion. The rationale behind selecting this $15percent benchmark is to confirm that the automated raising of the barrier redistributes and manages the surplus traffic load, so that the intervention offers a significant, timely solution to the gridlock problem and shows the working proficiency of the system.</w:t>
      </w:r>
    </w:p>
    <w:p w14:paraId="2FF9A301" w14:textId="77DFCE9B" w:rsidR="00983B33" w:rsidRDefault="00983B33" w:rsidP="00983B33">
      <w:pPr>
        <w:spacing w:line="257" w:lineRule="auto"/>
      </w:pPr>
      <w:r w:rsidRPr="73347A7E">
        <w:rPr>
          <w:rFonts w:eastAsia="Times New Roman" w:cs="Times New Roman"/>
          <w:b/>
          <w:bCs/>
          <w:sz w:val="32"/>
          <w:szCs w:val="32"/>
          <w:lang w:val="en-US"/>
        </w:rPr>
        <w:t>Lower percentage of pollution</w:t>
      </w:r>
    </w:p>
    <w:p w14:paraId="16EF1DBB" w14:textId="20BFC255" w:rsidR="00983B33" w:rsidRDefault="00983B33" w:rsidP="00983B33">
      <w:pPr>
        <w:spacing w:line="480" w:lineRule="auto"/>
        <w:ind w:firstLine="720"/>
        <w:rPr>
          <w:rFonts w:asciiTheme="majorBidi" w:eastAsiaTheme="minorEastAsia" w:hAnsiTheme="majorBidi" w:cstheme="majorBidi"/>
          <w:lang w:val="en-US"/>
        </w:rPr>
      </w:pPr>
      <w:r w:rsidRPr="73347A7E">
        <w:rPr>
          <w:rFonts w:asciiTheme="majorBidi" w:eastAsiaTheme="minorEastAsia" w:hAnsiTheme="majorBidi" w:cstheme="majorBidi"/>
          <w:lang w:val="en-US"/>
        </w:rPr>
        <w:t xml:space="preserve">Since the project is based on the use of the sensors of pollutants such as carbon dioxide (CO) and the PM 2.5, the main demand is the measurable Pollution Reduction through the mitigation of idling traffic. The system should be shown to reduce harmful emissions to the environment. In particular, the mean Carbon Monoxide concentration level, which is 10 ppm, has to be reduced by at least 10 </w:t>
      </w:r>
      <w:r w:rsidRPr="73347A7E">
        <w:rPr>
          <w:rFonts w:asciiTheme="majorBidi" w:eastAsiaTheme="minorEastAsia" w:hAnsiTheme="majorBidi" w:cstheme="majorBidi"/>
          <w:lang w:val="en-US"/>
        </w:rPr>
        <w:lastRenderedPageBreak/>
        <w:t>ppm and the level of the concentrations of PM2.5 should be reduced by at least 5 ug/m3 in the immediate vicinity 10 minutes after the removal of the barrier and the beginning of traffic flow. This offers a simple, health-related measure that will justify the choice of sensors and assure the second value of the system, which will prove the social and environmental responsibility of the project as a whole, given the reduction of commuter exposure to air pollution.</w:t>
      </w:r>
    </w:p>
    <w:p w14:paraId="6E544388" w14:textId="11B18332" w:rsidR="00983B33" w:rsidRDefault="00983B33" w:rsidP="00983B33">
      <w:pPr>
        <w:spacing w:line="257" w:lineRule="auto"/>
      </w:pPr>
      <w:r w:rsidRPr="73347A7E">
        <w:rPr>
          <w:rFonts w:eastAsia="Times New Roman" w:cs="Times New Roman"/>
          <w:b/>
          <w:bCs/>
          <w:sz w:val="32"/>
          <w:szCs w:val="32"/>
          <w:lang w:val="en-US"/>
        </w:rPr>
        <w:t xml:space="preserve">Safety </w:t>
      </w:r>
    </w:p>
    <w:p w14:paraId="31AFA5E1" w14:textId="63264093" w:rsidR="00983B33" w:rsidRDefault="00983B33" w:rsidP="00983B33">
      <w:pPr>
        <w:spacing w:line="480" w:lineRule="auto"/>
        <w:ind w:firstLine="720"/>
        <w:rPr>
          <w:rFonts w:asciiTheme="majorBidi" w:hAnsiTheme="majorBidi" w:cstheme="majorBidi"/>
          <w:lang w:val="en-US"/>
        </w:rPr>
      </w:pPr>
      <w:r w:rsidRPr="73347A7E">
        <w:rPr>
          <w:rFonts w:asciiTheme="majorBidi" w:eastAsiaTheme="minorEastAsia" w:hAnsiTheme="majorBidi" w:cstheme="majorBidi"/>
          <w:lang w:val="en-US"/>
        </w:rPr>
        <w:t xml:space="preserve">Although the system will enhance </w:t>
      </w:r>
      <w:r w:rsidRPr="6D41B2ED">
        <w:rPr>
          <w:rFonts w:asciiTheme="majorBidi" w:hAnsiTheme="majorBidi" w:cstheme="majorBidi"/>
          <w:lang w:val="en-US"/>
        </w:rPr>
        <w:t>speed, there is a strict safety limit that has to be followed. According to the Accident Rate requirement, the gains in efficiency should not eradicate public safety. Quantitatively, the system should not be linked with an increment of the rate of vehicle accidents per week in the intersection or switch point than the six-month average rate that was recorded. To guarantee mechanical safety, there is a critical sub-requirement, i.e., automatic barrier actuation (opening or closing) should be finished in 3 seconds after the decision is made. This reduces the amount of time taken by the mechanism itself to discontinue traffic. Such dual focus guarantees that the solution is effective and, at the same time, powerful and accountable</w:t>
      </w:r>
      <w:r>
        <w:rPr>
          <w:rFonts w:asciiTheme="majorBidi" w:hAnsiTheme="majorBidi" w:cstheme="majorBidi"/>
          <w:lang w:val="en-US"/>
        </w:rPr>
        <w:t>,</w:t>
      </w:r>
      <w:r w:rsidRPr="6D41B2ED">
        <w:rPr>
          <w:rFonts w:asciiTheme="majorBidi" w:hAnsiTheme="majorBidi" w:cstheme="majorBidi"/>
          <w:lang w:val="en-US"/>
        </w:rPr>
        <w:t xml:space="preserve"> and maintains the safety of drivers and passengers as the highest priority.</w:t>
      </w:r>
    </w:p>
    <w:p w14:paraId="51AE21B0" w14:textId="6D0E7D71" w:rsidR="00983B33" w:rsidRPr="00983B33" w:rsidRDefault="00983B33" w:rsidP="00983B33">
      <w:pPr>
        <w:rPr>
          <w:lang w:val="en-US"/>
        </w:rPr>
      </w:pPr>
    </w:p>
    <w:p w14:paraId="6839A5C7" w14:textId="16F820D9" w:rsidR="00983B33" w:rsidRDefault="6D41B2ED" w:rsidP="00983B33">
      <w:pPr>
        <w:pStyle w:val="Heading2"/>
        <w:spacing w:line="480" w:lineRule="auto"/>
        <w:jc w:val="center"/>
        <w:rPr>
          <w:rFonts w:ascii="Times New Roman" w:hAnsi="Times New Roman" w:cs="Times New Roman"/>
          <w:b/>
          <w:bCs/>
          <w:color w:val="0D0D0D" w:themeColor="text1" w:themeTint="F2"/>
          <w:lang w:val="en-US"/>
        </w:rPr>
      </w:pPr>
      <w:bookmarkStart w:id="49" w:name="_Toc215823027"/>
      <w:r w:rsidRPr="6D41B2ED">
        <w:rPr>
          <w:rFonts w:ascii="Times New Roman" w:hAnsi="Times New Roman" w:cs="Times New Roman"/>
          <w:b/>
          <w:bCs/>
          <w:color w:val="0D0D0D" w:themeColor="text1" w:themeTint="F2"/>
          <w:lang w:val="en-US"/>
        </w:rPr>
        <w:lastRenderedPageBreak/>
        <w:t>Test plan</w:t>
      </w:r>
      <w:bookmarkEnd w:id="49"/>
    </w:p>
    <w:p w14:paraId="2636C575" w14:textId="77777777" w:rsidR="007F7A10" w:rsidRPr="00034006" w:rsidRDefault="007F7A10" w:rsidP="007F7A10">
      <w:pPr>
        <w:spacing w:line="480" w:lineRule="auto"/>
        <w:ind w:firstLine="720"/>
        <w:rPr>
          <w:lang w:val="en-AE"/>
        </w:rPr>
      </w:pPr>
      <w:r w:rsidRPr="00034006">
        <w:rPr>
          <w:lang w:val="en-AE"/>
        </w:rPr>
        <w:t>To demonstrate the project's applicability, the following tests were conducted.  Each step of the test plan aims to test a specific design requirement.</w:t>
      </w:r>
    </w:p>
    <w:p w14:paraId="1E41F3A5" w14:textId="77777777" w:rsidR="007F7A10" w:rsidRPr="00034006" w:rsidRDefault="007F7A10" w:rsidP="007F7A10">
      <w:pPr>
        <w:spacing w:line="480" w:lineRule="auto"/>
        <w:rPr>
          <w:lang w:val="en-US"/>
        </w:rPr>
      </w:pPr>
      <w:r w:rsidRPr="60A91743">
        <w:rPr>
          <w:lang w:val="en-US"/>
        </w:rPr>
        <w:t>A simulation was done to approximate the results on the 6th October Bridge.</w:t>
      </w:r>
    </w:p>
    <w:p w14:paraId="632CC81F" w14:textId="77777777" w:rsidR="007F7A10" w:rsidRPr="00034006" w:rsidRDefault="007F7A10" w:rsidP="007F7A10">
      <w:pPr>
        <w:spacing w:line="480" w:lineRule="auto"/>
        <w:rPr>
          <w:lang w:val="en-AE"/>
        </w:rPr>
      </w:pPr>
      <w:r w:rsidRPr="00034006">
        <w:rPr>
          <w:lang w:val="en-AE"/>
        </w:rPr>
        <w:t>Virtual sensors were put in the model to measure the flow rate and pollution levels before and after the opening of the secondary road.</w:t>
      </w:r>
    </w:p>
    <w:p w14:paraId="513D29DA" w14:textId="60272378" w:rsidR="007F7A10" w:rsidRPr="007F7A10" w:rsidRDefault="007F7A10" w:rsidP="007F7A10">
      <w:pPr>
        <w:spacing w:line="480" w:lineRule="auto"/>
        <w:rPr>
          <w:lang w:val="en-US"/>
        </w:rPr>
      </w:pPr>
      <w:r w:rsidRPr="69D81BCA">
        <w:t>The barrier mechanism was included in the simulation to show how the system redistributes the traffic. The timer was checked to ensure the barrier opens or closes within 3 seconds for safety.</w:t>
      </w:r>
    </w:p>
    <w:p w14:paraId="3E41DB5D" w14:textId="7E798ED3" w:rsidR="6D41B2ED" w:rsidRDefault="6D41B2ED" w:rsidP="6D41B2ED">
      <w:pPr>
        <w:pStyle w:val="Heading2"/>
        <w:spacing w:line="480" w:lineRule="auto"/>
        <w:jc w:val="center"/>
        <w:rPr>
          <w:rFonts w:ascii="Times New Roman" w:hAnsi="Times New Roman" w:cs="Times New Roman"/>
          <w:b/>
          <w:bCs/>
          <w:color w:val="0D0D0D" w:themeColor="text1" w:themeTint="F2"/>
          <w:lang w:val="en-US"/>
        </w:rPr>
      </w:pPr>
      <w:bookmarkStart w:id="50" w:name="_Toc215823028"/>
      <w:r w:rsidRPr="6D41B2ED">
        <w:rPr>
          <w:rFonts w:ascii="Times New Roman" w:hAnsi="Times New Roman" w:cs="Times New Roman"/>
          <w:b/>
          <w:bCs/>
          <w:color w:val="0D0D0D" w:themeColor="text1" w:themeTint="F2"/>
          <w:lang w:val="en-US"/>
        </w:rPr>
        <w:t>Results</w:t>
      </w:r>
      <w:bookmarkEnd w:id="50"/>
    </w:p>
    <w:p w14:paraId="300C20FE" w14:textId="6C179171" w:rsidR="6D41B2ED" w:rsidRDefault="6D41B2ED" w:rsidP="007F7A10">
      <w:pPr>
        <w:pStyle w:val="Heading3"/>
        <w:spacing w:line="480" w:lineRule="auto"/>
        <w:rPr>
          <w:b/>
          <w:bCs/>
          <w:color w:val="auto"/>
          <w:lang w:val="en-US"/>
        </w:rPr>
      </w:pPr>
      <w:bookmarkStart w:id="51" w:name="_Toc215823029"/>
      <w:r w:rsidRPr="6D41B2ED">
        <w:rPr>
          <w:b/>
          <w:bCs/>
          <w:color w:val="auto"/>
          <w:lang w:val="en-US"/>
        </w:rPr>
        <w:t>Negative results:</w:t>
      </w:r>
      <w:bookmarkEnd w:id="51"/>
    </w:p>
    <w:p w14:paraId="4776C56D" w14:textId="01054DEC" w:rsidR="6D41B2ED" w:rsidRDefault="6D41B2ED" w:rsidP="007F7A10">
      <w:pPr>
        <w:spacing w:line="480" w:lineRule="auto"/>
      </w:pPr>
      <w:r w:rsidRPr="6D41B2ED">
        <w:rPr>
          <w:lang w:val="en-US"/>
        </w:rPr>
        <w:t>At first</w:t>
      </w:r>
      <w:r w:rsidR="00CD3708">
        <w:rPr>
          <w:lang w:val="en-US"/>
        </w:rPr>
        <w:t>,</w:t>
      </w:r>
      <w:r w:rsidRPr="6D41B2ED">
        <w:rPr>
          <w:lang w:val="en-US"/>
        </w:rPr>
        <w:t xml:space="preserve"> the spray paint dissolved the foam because the solvents and propellants in the paint attack the plastic.</w:t>
      </w:r>
    </w:p>
    <w:p w14:paraId="6790BB1D" w14:textId="3003E5BD" w:rsidR="6D41B2ED" w:rsidRDefault="6D41B2ED" w:rsidP="007F7A10">
      <w:pPr>
        <w:spacing w:line="480" w:lineRule="auto"/>
      </w:pPr>
      <w:r w:rsidRPr="6D41B2ED">
        <w:rPr>
          <w:lang w:val="en-US"/>
        </w:rPr>
        <w:t>The sensors at first provided inaccurate readings due to the wrong connection between the sensors and the Arduino was not correct, which resulted in illogical and inaccurate readings of the parameters’ concentrations.</w:t>
      </w:r>
    </w:p>
    <w:p w14:paraId="0AD684B0" w14:textId="77777777" w:rsidR="007F7A10" w:rsidRDefault="007F7A10" w:rsidP="007F7A10">
      <w:pPr>
        <w:spacing w:line="480" w:lineRule="auto"/>
        <w:rPr>
          <w:b/>
          <w:bCs/>
          <w:lang w:val="en-US"/>
        </w:rPr>
      </w:pPr>
    </w:p>
    <w:p w14:paraId="7B0AC4A5" w14:textId="189D6333" w:rsidR="6D41B2ED" w:rsidRDefault="6D41B2ED" w:rsidP="007F7A10">
      <w:pPr>
        <w:spacing w:line="480" w:lineRule="auto"/>
        <w:rPr>
          <w:b/>
          <w:bCs/>
          <w:lang w:val="en-US"/>
        </w:rPr>
      </w:pPr>
      <w:r w:rsidRPr="6D41B2ED">
        <w:rPr>
          <w:b/>
          <w:bCs/>
          <w:lang w:val="en-US"/>
        </w:rPr>
        <w:lastRenderedPageBreak/>
        <w:t>Positive results:</w:t>
      </w:r>
    </w:p>
    <w:p w14:paraId="31504B1F" w14:textId="7CC5E066" w:rsidR="6D41B2ED" w:rsidRDefault="6D41B2ED" w:rsidP="007F7A10">
      <w:pPr>
        <w:spacing w:line="480" w:lineRule="auto"/>
        <w:jc w:val="both"/>
        <w:rPr>
          <w:b/>
          <w:bCs/>
          <w:lang w:val="en-US"/>
        </w:rPr>
      </w:pPr>
      <w:r w:rsidRPr="6D41B2ED">
        <w:rPr>
          <w:lang w:val="en-US"/>
        </w:rPr>
        <w:t>•</w:t>
      </w:r>
      <w:r>
        <w:tab/>
      </w:r>
      <w:r w:rsidRPr="6D41B2ED">
        <w:rPr>
          <w:lang w:val="en-US"/>
        </w:rPr>
        <w:t>The bridge's control system monitor</w:t>
      </w:r>
      <w:r w:rsidR="00EB10C5">
        <w:rPr>
          <w:lang w:val="en-US"/>
        </w:rPr>
        <w:t>ed</w:t>
      </w:r>
      <w:r w:rsidRPr="6D41B2ED">
        <w:rPr>
          <w:lang w:val="en-US"/>
        </w:rPr>
        <w:t xml:space="preserve"> Total CO Mass Emitted, triggering the emergency lane when this load </w:t>
      </w:r>
      <w:r w:rsidR="00EB10C5">
        <w:rPr>
          <w:lang w:val="en-US"/>
        </w:rPr>
        <w:t>exceeded</w:t>
      </w:r>
      <w:r w:rsidRPr="6D41B2ED">
        <w:rPr>
          <w:lang w:val="en-US"/>
        </w:rPr>
        <w:t xml:space="preserve"> a defined threshold.</w:t>
      </w:r>
    </w:p>
    <w:p w14:paraId="7088A2E0" w14:textId="2A3781B2" w:rsidR="6D41B2ED" w:rsidRDefault="6D41B2ED" w:rsidP="007F7A10">
      <w:pPr>
        <w:spacing w:line="480" w:lineRule="auto"/>
      </w:pPr>
      <w:r w:rsidRPr="6D41B2ED">
        <w:rPr>
          <w:lang w:val="en-US"/>
        </w:rPr>
        <w:t>•</w:t>
      </w:r>
      <w:r>
        <w:tab/>
      </w:r>
      <w:r w:rsidRPr="6D41B2ED">
        <w:rPr>
          <w:lang w:val="en-US"/>
        </w:rPr>
        <w:t xml:space="preserve"> The pre-intervention state was severe congestion at 25 km/h</w:t>
      </w:r>
      <w:r w:rsidR="00EB10C5">
        <w:rPr>
          <w:lang w:val="en-US"/>
        </w:rPr>
        <w:t>,</w:t>
      </w:r>
      <w:r w:rsidRPr="6D41B2ED">
        <w:rPr>
          <w:lang w:val="en-US"/>
        </w:rPr>
        <w:t xml:space="preserve"> yielding a flow rate of 8250 vehicles/hour</w:t>
      </w:r>
    </w:p>
    <w:p w14:paraId="43B3C771" w14:textId="67314187" w:rsidR="6D41B2ED" w:rsidRDefault="6D41B2ED" w:rsidP="007F7A10">
      <w:pPr>
        <w:spacing w:line="480" w:lineRule="auto"/>
      </w:pPr>
      <w:r w:rsidRPr="6D41B2ED">
        <w:rPr>
          <w:lang w:val="en-US"/>
        </w:rPr>
        <w:t>•</w:t>
      </w:r>
      <w:r>
        <w:tab/>
      </w:r>
      <w:r w:rsidRPr="6D41B2ED">
        <w:rPr>
          <w:lang w:val="en-US"/>
        </w:rPr>
        <w:t xml:space="preserve"> In this congested state, the bridge segment emitted approximately 8.25 kgs of CO over 5 minutes.</w:t>
      </w:r>
    </w:p>
    <w:p w14:paraId="60469B0D" w14:textId="5ACC2972" w:rsidR="6D41B2ED" w:rsidRDefault="6D41B2ED" w:rsidP="007F7A10">
      <w:pPr>
        <w:spacing w:line="480" w:lineRule="auto"/>
      </w:pPr>
      <w:r w:rsidRPr="6D41B2ED">
        <w:rPr>
          <w:lang w:val="en-US"/>
        </w:rPr>
        <w:t>•</w:t>
      </w:r>
      <w:r>
        <w:tab/>
      </w:r>
      <w:r w:rsidRPr="6D41B2ED">
        <w:rPr>
          <w:lang w:val="en-US"/>
        </w:rPr>
        <w:t>The emergency lane increases the bridge capacity from 4 lanes to 5 lanes, resulting in smoother flow.</w:t>
      </w:r>
    </w:p>
    <w:p w14:paraId="153EC81D" w14:textId="49144841" w:rsidR="6D41B2ED" w:rsidRDefault="6D41B2ED" w:rsidP="007F7A10">
      <w:pPr>
        <w:spacing w:line="480" w:lineRule="auto"/>
      </w:pPr>
      <w:r w:rsidRPr="6D41B2ED">
        <w:rPr>
          <w:lang w:val="en-US"/>
        </w:rPr>
        <w:t>•</w:t>
      </w:r>
      <w:r>
        <w:tab/>
      </w:r>
      <w:r w:rsidRPr="6D41B2ED">
        <w:rPr>
          <w:lang w:val="en-US"/>
        </w:rPr>
        <w:t>The intervention resulted in a 45.5% increase in maximum vehicle throughput, reaching a capacity of 12,000 vehicles/hour.</w:t>
      </w:r>
    </w:p>
    <w:p w14:paraId="49B618C6" w14:textId="4BBC8737" w:rsidR="6D41B2ED" w:rsidRDefault="6D41B2ED" w:rsidP="007F7A10">
      <w:pPr>
        <w:spacing w:line="480" w:lineRule="auto"/>
      </w:pPr>
      <w:r w:rsidRPr="6D41B2ED">
        <w:rPr>
          <w:lang w:val="en-US"/>
        </w:rPr>
        <w:t>•</w:t>
      </w:r>
      <w:r>
        <w:tab/>
      </w:r>
      <w:r w:rsidRPr="6D41B2ED">
        <w:rPr>
          <w:lang w:val="en-US"/>
        </w:rPr>
        <w:t>The CO emissions per car decreased from 12 grams/car to 10.00 grams/car over a 5-minute period due to the elimination of stop-and-go traffic transients.</w:t>
      </w:r>
    </w:p>
    <w:p w14:paraId="7F26BB9C" w14:textId="646560AC" w:rsidR="6D41B2ED" w:rsidRDefault="6D41B2ED" w:rsidP="007F7A10">
      <w:pPr>
        <w:spacing w:line="480" w:lineRule="auto"/>
      </w:pPr>
      <w:r w:rsidRPr="6D41B2ED">
        <w:rPr>
          <w:lang w:val="en-US"/>
        </w:rPr>
        <w:t>•</w:t>
      </w:r>
      <w:r>
        <w:tab/>
      </w:r>
      <w:r w:rsidRPr="6D41B2ED">
        <w:rPr>
          <w:lang w:val="en-US"/>
        </w:rPr>
        <w:t>The total number of vehicles passing the point every 5 minutes increased from 687.5 to 1,000.</w:t>
      </w:r>
    </w:p>
    <w:p w14:paraId="159ECA0B" w14:textId="77777777" w:rsidR="00E543B6" w:rsidRDefault="6D41B2ED" w:rsidP="00E543B6">
      <w:pPr>
        <w:keepNext/>
        <w:spacing w:line="360" w:lineRule="auto"/>
      </w:pPr>
      <w:r>
        <w:rPr>
          <w:noProof/>
        </w:rPr>
        <w:lastRenderedPageBreak/>
        <w:drawing>
          <wp:inline distT="0" distB="0" distL="0" distR="0" wp14:anchorId="09F867CC" wp14:editId="134202AC">
            <wp:extent cx="5816464" cy="3486150"/>
            <wp:effectExtent l="0" t="0" r="0" b="0"/>
            <wp:docPr id="1751093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3271" name="Picture 1751093271"/>
                    <pic:cNvPicPr/>
                  </pic:nvPicPr>
                  <pic:blipFill>
                    <a:blip r:embed="rId51">
                      <a:extLst>
                        <a:ext uri="{28A0092B-C50C-407E-A947-70E740481C1C}">
                          <a14:useLocalDpi xmlns:a14="http://schemas.microsoft.com/office/drawing/2010/main"/>
                        </a:ext>
                      </a:extLst>
                    </a:blip>
                    <a:stretch>
                      <a:fillRect/>
                    </a:stretch>
                  </pic:blipFill>
                  <pic:spPr>
                    <a:xfrm>
                      <a:off x="0" y="0"/>
                      <a:ext cx="5816464" cy="3486150"/>
                    </a:xfrm>
                    <a:prstGeom prst="rect">
                      <a:avLst/>
                    </a:prstGeom>
                  </pic:spPr>
                </pic:pic>
              </a:graphicData>
            </a:graphic>
          </wp:inline>
        </w:drawing>
      </w:r>
    </w:p>
    <w:p w14:paraId="7509E47E" w14:textId="438E22AE" w:rsidR="6D41B2ED" w:rsidRPr="00E543B6" w:rsidRDefault="00E543B6" w:rsidP="00E543B6">
      <w:pPr>
        <w:pStyle w:val="Caption"/>
        <w:rPr>
          <w:u w:val="single"/>
          <w:lang w:val="en-US"/>
        </w:rPr>
      </w:pPr>
      <w:r>
        <w:t xml:space="preserve">Figure </w:t>
      </w:r>
      <w:r>
        <w:rPr>
          <w:lang w:val="en-US"/>
        </w:rPr>
        <w:t>24 Flow Rate and CO Concentration vs. Elapsed Time</w:t>
      </w:r>
    </w:p>
    <w:p w14:paraId="42DE8CD6" w14:textId="25170A87" w:rsidR="6D41B2ED" w:rsidRDefault="6D41B2ED" w:rsidP="6D41B2ED">
      <w:pPr>
        <w:rPr>
          <w:lang w:val="en-US"/>
        </w:rPr>
      </w:pPr>
    </w:p>
    <w:tbl>
      <w:tblPr>
        <w:tblStyle w:val="TableGrid"/>
        <w:tblpPr w:leftFromText="180" w:rightFromText="180" w:vertAnchor="page" w:horzAnchor="margin" w:tblpXSpec="center" w:tblpY="2174"/>
        <w:tblW w:w="0" w:type="auto"/>
        <w:tblLook w:val="06A0" w:firstRow="1" w:lastRow="0" w:firstColumn="1" w:lastColumn="0" w:noHBand="1" w:noVBand="1"/>
      </w:tblPr>
      <w:tblGrid>
        <w:gridCol w:w="2334"/>
        <w:gridCol w:w="1699"/>
        <w:gridCol w:w="1699"/>
        <w:gridCol w:w="2993"/>
      </w:tblGrid>
      <w:tr w:rsidR="6D41B2ED" w14:paraId="73C93B1D" w14:textId="77777777" w:rsidTr="00EB10C5">
        <w:trPr>
          <w:trHeight w:val="590"/>
        </w:trPr>
        <w:tc>
          <w:tcPr>
            <w:tcW w:w="2334" w:type="dxa"/>
            <w:tcMar>
              <w:top w:w="30" w:type="dxa"/>
              <w:left w:w="45" w:type="dxa"/>
              <w:bottom w:w="30" w:type="dxa"/>
              <w:right w:w="45" w:type="dxa"/>
            </w:tcMar>
            <w:vAlign w:val="center"/>
          </w:tcPr>
          <w:p w14:paraId="4E8FC034" w14:textId="25BF3754" w:rsidR="6D41B2ED" w:rsidRDefault="6D41B2ED" w:rsidP="00EB10C5">
            <w:pPr>
              <w:jc w:val="center"/>
            </w:pPr>
            <w:r w:rsidRPr="6D41B2ED">
              <w:rPr>
                <w:rFonts w:ascii="Arial" w:eastAsia="Arial" w:hAnsi="Arial" w:cs="Arial"/>
                <w:sz w:val="20"/>
                <w:szCs w:val="20"/>
              </w:rPr>
              <w:t>Time Elapsed (s)</w:t>
            </w:r>
          </w:p>
        </w:tc>
        <w:tc>
          <w:tcPr>
            <w:tcW w:w="1699" w:type="dxa"/>
            <w:tcMar>
              <w:top w:w="30" w:type="dxa"/>
              <w:left w:w="45" w:type="dxa"/>
              <w:bottom w:w="30" w:type="dxa"/>
              <w:right w:w="45" w:type="dxa"/>
            </w:tcMar>
            <w:vAlign w:val="center"/>
          </w:tcPr>
          <w:p w14:paraId="0DA8A42C" w14:textId="6148A60A" w:rsidR="6D41B2ED" w:rsidRDefault="6D41B2ED" w:rsidP="00EB10C5">
            <w:pPr>
              <w:jc w:val="center"/>
            </w:pPr>
            <w:r w:rsidRPr="6D41B2ED">
              <w:rPr>
                <w:rFonts w:ascii="Arial" w:eastAsia="Arial" w:hAnsi="Arial" w:cs="Arial"/>
                <w:sz w:val="20"/>
                <w:szCs w:val="20"/>
              </w:rPr>
              <w:t>Flow Rate (veh/h)</w:t>
            </w:r>
          </w:p>
        </w:tc>
        <w:tc>
          <w:tcPr>
            <w:tcW w:w="1699" w:type="dxa"/>
            <w:tcMar>
              <w:top w:w="30" w:type="dxa"/>
              <w:left w:w="45" w:type="dxa"/>
              <w:bottom w:w="30" w:type="dxa"/>
              <w:right w:w="45" w:type="dxa"/>
            </w:tcMar>
            <w:vAlign w:val="center"/>
          </w:tcPr>
          <w:p w14:paraId="672A7B37" w14:textId="56C6C917" w:rsidR="6D41B2ED" w:rsidRPr="00EB10C5" w:rsidRDefault="6D41B2ED" w:rsidP="00EB10C5">
            <w:pPr>
              <w:jc w:val="center"/>
              <w:rPr>
                <w:lang w:val="en-US"/>
              </w:rPr>
            </w:pPr>
            <w:r w:rsidRPr="6D41B2ED">
              <w:rPr>
                <w:rFonts w:ascii="Arial" w:eastAsia="Arial" w:hAnsi="Arial" w:cs="Arial"/>
                <w:sz w:val="20"/>
                <w:szCs w:val="20"/>
              </w:rPr>
              <w:t xml:space="preserve">ΔQ (veh/h) </w:t>
            </w:r>
          </w:p>
        </w:tc>
        <w:tc>
          <w:tcPr>
            <w:tcW w:w="2993" w:type="dxa"/>
            <w:tcMar>
              <w:top w:w="30" w:type="dxa"/>
              <w:bottom w:w="30" w:type="dxa"/>
            </w:tcMar>
            <w:vAlign w:val="center"/>
          </w:tcPr>
          <w:p w14:paraId="63234E1D" w14:textId="15D94AC0" w:rsidR="6D41B2ED" w:rsidRDefault="6D41B2ED" w:rsidP="00EB10C5">
            <w:pPr>
              <w:jc w:val="center"/>
            </w:pPr>
            <w:r w:rsidRPr="6D41B2ED">
              <w:rPr>
                <w:rFonts w:ascii="Arial" w:eastAsia="Arial" w:hAnsi="Arial" w:cs="Arial"/>
                <w:sz w:val="20"/>
                <w:szCs w:val="20"/>
              </w:rPr>
              <w:t>CO Concentration (ppm)</w:t>
            </w:r>
          </w:p>
        </w:tc>
      </w:tr>
      <w:tr w:rsidR="6D41B2ED" w14:paraId="22BFD0E8" w14:textId="77777777" w:rsidTr="00EB10C5">
        <w:trPr>
          <w:trHeight w:val="315"/>
        </w:trPr>
        <w:tc>
          <w:tcPr>
            <w:tcW w:w="2334" w:type="dxa"/>
            <w:tcMar>
              <w:top w:w="30" w:type="dxa"/>
              <w:left w:w="45" w:type="dxa"/>
              <w:bottom w:w="30" w:type="dxa"/>
              <w:right w:w="45" w:type="dxa"/>
            </w:tcMar>
            <w:vAlign w:val="center"/>
          </w:tcPr>
          <w:p w14:paraId="35C9CE4B" w14:textId="600B0212" w:rsidR="6D41B2ED" w:rsidRDefault="6D41B2ED" w:rsidP="00EB10C5">
            <w:pPr>
              <w:jc w:val="center"/>
            </w:pPr>
            <w:r w:rsidRPr="6D41B2ED">
              <w:rPr>
                <w:rFonts w:ascii="Arial" w:eastAsia="Arial" w:hAnsi="Arial" w:cs="Arial"/>
                <w:sz w:val="20"/>
                <w:szCs w:val="20"/>
              </w:rPr>
              <w:t>0 (Congested)</w:t>
            </w:r>
          </w:p>
        </w:tc>
        <w:tc>
          <w:tcPr>
            <w:tcW w:w="1699" w:type="dxa"/>
            <w:tcMar>
              <w:top w:w="30" w:type="dxa"/>
              <w:left w:w="45" w:type="dxa"/>
              <w:bottom w:w="30" w:type="dxa"/>
              <w:right w:w="45" w:type="dxa"/>
            </w:tcMar>
            <w:vAlign w:val="center"/>
          </w:tcPr>
          <w:p w14:paraId="02D8AEBC" w14:textId="5FD7A42D" w:rsidR="6D41B2ED" w:rsidRDefault="6D41B2ED" w:rsidP="00EB10C5">
            <w:pPr>
              <w:jc w:val="center"/>
            </w:pPr>
            <w:r w:rsidRPr="6D41B2ED">
              <w:rPr>
                <w:rFonts w:ascii="Arial" w:eastAsia="Arial" w:hAnsi="Arial" w:cs="Arial"/>
                <w:sz w:val="20"/>
                <w:szCs w:val="20"/>
              </w:rPr>
              <w:t>8,250.00</w:t>
            </w:r>
          </w:p>
        </w:tc>
        <w:tc>
          <w:tcPr>
            <w:tcW w:w="1699" w:type="dxa"/>
            <w:tcMar>
              <w:top w:w="30" w:type="dxa"/>
              <w:left w:w="45" w:type="dxa"/>
              <w:bottom w:w="30" w:type="dxa"/>
              <w:right w:w="45" w:type="dxa"/>
            </w:tcMar>
            <w:vAlign w:val="center"/>
          </w:tcPr>
          <w:p w14:paraId="00DF9A8A" w14:textId="47C18E2A" w:rsidR="6D41B2ED" w:rsidRDefault="6D41B2ED" w:rsidP="00EB10C5">
            <w:pPr>
              <w:jc w:val="center"/>
            </w:pPr>
            <w:r w:rsidRPr="6D41B2ED">
              <w:rPr>
                <w:rFonts w:ascii="Arial" w:eastAsia="Arial" w:hAnsi="Arial" w:cs="Arial"/>
                <w:sz w:val="20"/>
                <w:szCs w:val="20"/>
              </w:rPr>
              <w:t>N/A</w:t>
            </w:r>
          </w:p>
        </w:tc>
        <w:tc>
          <w:tcPr>
            <w:tcW w:w="2993" w:type="dxa"/>
            <w:tcMar>
              <w:top w:w="30" w:type="dxa"/>
              <w:left w:w="45" w:type="dxa"/>
              <w:bottom w:w="30" w:type="dxa"/>
              <w:right w:w="45" w:type="dxa"/>
            </w:tcMar>
            <w:vAlign w:val="center"/>
          </w:tcPr>
          <w:p w14:paraId="77C5DF7A" w14:textId="11FAD35C" w:rsidR="6D41B2ED" w:rsidRDefault="6D41B2ED" w:rsidP="00EB10C5">
            <w:pPr>
              <w:jc w:val="center"/>
            </w:pPr>
            <w:r w:rsidRPr="6D41B2ED">
              <w:rPr>
                <w:rFonts w:ascii="Arial" w:eastAsia="Arial" w:hAnsi="Arial" w:cs="Arial"/>
                <w:sz w:val="20"/>
                <w:szCs w:val="20"/>
              </w:rPr>
              <w:t>15</w:t>
            </w:r>
          </w:p>
        </w:tc>
      </w:tr>
      <w:tr w:rsidR="6D41B2ED" w14:paraId="41FB7821" w14:textId="77777777" w:rsidTr="00EB10C5">
        <w:trPr>
          <w:trHeight w:val="315"/>
        </w:trPr>
        <w:tc>
          <w:tcPr>
            <w:tcW w:w="2334" w:type="dxa"/>
            <w:tcMar>
              <w:top w:w="30" w:type="dxa"/>
              <w:left w:w="45" w:type="dxa"/>
              <w:bottom w:w="30" w:type="dxa"/>
              <w:right w:w="45" w:type="dxa"/>
            </w:tcMar>
            <w:vAlign w:val="center"/>
          </w:tcPr>
          <w:p w14:paraId="44DB2D8B" w14:textId="0B6CFA44" w:rsidR="6D41B2ED" w:rsidRDefault="6D41B2ED" w:rsidP="00EB10C5">
            <w:pPr>
              <w:jc w:val="center"/>
            </w:pPr>
            <w:r w:rsidRPr="6D41B2ED">
              <w:rPr>
                <w:rFonts w:ascii="Arial" w:eastAsia="Arial" w:hAnsi="Arial" w:cs="Arial"/>
                <w:sz w:val="20"/>
                <w:szCs w:val="20"/>
              </w:rPr>
              <w:t>30</w:t>
            </w:r>
          </w:p>
        </w:tc>
        <w:tc>
          <w:tcPr>
            <w:tcW w:w="1699" w:type="dxa"/>
            <w:tcMar>
              <w:top w:w="30" w:type="dxa"/>
              <w:left w:w="45" w:type="dxa"/>
              <w:bottom w:w="30" w:type="dxa"/>
              <w:right w:w="45" w:type="dxa"/>
            </w:tcMar>
            <w:vAlign w:val="center"/>
          </w:tcPr>
          <w:p w14:paraId="41576CDE" w14:textId="03A2F292" w:rsidR="6D41B2ED" w:rsidRDefault="6D41B2ED" w:rsidP="00EB10C5">
            <w:pPr>
              <w:jc w:val="center"/>
            </w:pPr>
            <w:r w:rsidRPr="6D41B2ED">
              <w:rPr>
                <w:rFonts w:ascii="Arial" w:eastAsia="Arial" w:hAnsi="Arial" w:cs="Arial"/>
                <w:sz w:val="20"/>
                <w:szCs w:val="20"/>
              </w:rPr>
              <w:t>8,506.70</w:t>
            </w:r>
          </w:p>
        </w:tc>
        <w:tc>
          <w:tcPr>
            <w:tcW w:w="1699" w:type="dxa"/>
            <w:tcMar>
              <w:top w:w="30" w:type="dxa"/>
              <w:left w:w="45" w:type="dxa"/>
              <w:bottom w:w="30" w:type="dxa"/>
              <w:right w:w="45" w:type="dxa"/>
            </w:tcMar>
            <w:vAlign w:val="center"/>
          </w:tcPr>
          <w:p w14:paraId="4AEE2585" w14:textId="03A358AA" w:rsidR="6D41B2ED" w:rsidRDefault="6D41B2ED" w:rsidP="00EB10C5">
            <w:pPr>
              <w:jc w:val="center"/>
            </w:pPr>
            <w:r w:rsidRPr="6D41B2ED">
              <w:rPr>
                <w:rFonts w:ascii="Arial" w:eastAsia="Arial" w:hAnsi="Arial" w:cs="Arial"/>
                <w:sz w:val="20"/>
                <w:szCs w:val="20"/>
              </w:rPr>
              <w:t>256.7</w:t>
            </w:r>
          </w:p>
        </w:tc>
        <w:tc>
          <w:tcPr>
            <w:tcW w:w="2993" w:type="dxa"/>
            <w:tcMar>
              <w:top w:w="30" w:type="dxa"/>
              <w:left w:w="45" w:type="dxa"/>
              <w:bottom w:w="30" w:type="dxa"/>
              <w:right w:w="45" w:type="dxa"/>
            </w:tcMar>
            <w:vAlign w:val="center"/>
          </w:tcPr>
          <w:p w14:paraId="7BD824D8" w14:textId="63ACCE9C" w:rsidR="6D41B2ED" w:rsidRDefault="6D41B2ED" w:rsidP="00EB10C5">
            <w:pPr>
              <w:jc w:val="center"/>
            </w:pPr>
            <w:r w:rsidRPr="6D41B2ED">
              <w:rPr>
                <w:rFonts w:ascii="Arial" w:eastAsia="Arial" w:hAnsi="Arial" w:cs="Arial"/>
                <w:sz w:val="20"/>
                <w:szCs w:val="20"/>
              </w:rPr>
              <w:t>14.8</w:t>
            </w:r>
          </w:p>
        </w:tc>
      </w:tr>
      <w:tr w:rsidR="6D41B2ED" w14:paraId="6FCA9E19" w14:textId="77777777" w:rsidTr="00EB10C5">
        <w:trPr>
          <w:trHeight w:val="315"/>
        </w:trPr>
        <w:tc>
          <w:tcPr>
            <w:tcW w:w="2334" w:type="dxa"/>
            <w:tcMar>
              <w:top w:w="30" w:type="dxa"/>
              <w:left w:w="45" w:type="dxa"/>
              <w:bottom w:w="30" w:type="dxa"/>
              <w:right w:w="45" w:type="dxa"/>
            </w:tcMar>
            <w:vAlign w:val="center"/>
          </w:tcPr>
          <w:p w14:paraId="3FBCFCFB" w14:textId="503605A2" w:rsidR="6D41B2ED" w:rsidRDefault="6D41B2ED" w:rsidP="00EB10C5">
            <w:pPr>
              <w:jc w:val="center"/>
            </w:pPr>
            <w:r w:rsidRPr="6D41B2ED">
              <w:rPr>
                <w:rFonts w:ascii="Arial" w:eastAsia="Arial" w:hAnsi="Arial" w:cs="Arial"/>
                <w:sz w:val="20"/>
                <w:szCs w:val="20"/>
              </w:rPr>
              <w:t>60</w:t>
            </w:r>
          </w:p>
        </w:tc>
        <w:tc>
          <w:tcPr>
            <w:tcW w:w="1699" w:type="dxa"/>
            <w:tcMar>
              <w:top w:w="30" w:type="dxa"/>
              <w:left w:w="45" w:type="dxa"/>
              <w:bottom w:w="30" w:type="dxa"/>
              <w:right w:w="45" w:type="dxa"/>
            </w:tcMar>
            <w:vAlign w:val="center"/>
          </w:tcPr>
          <w:p w14:paraId="70A0E7F7" w14:textId="29405E55" w:rsidR="6D41B2ED" w:rsidRDefault="6D41B2ED" w:rsidP="00EB10C5">
            <w:pPr>
              <w:jc w:val="center"/>
            </w:pPr>
            <w:r w:rsidRPr="6D41B2ED">
              <w:rPr>
                <w:rFonts w:ascii="Arial" w:eastAsia="Arial" w:hAnsi="Arial" w:cs="Arial"/>
                <w:sz w:val="20"/>
                <w:szCs w:val="20"/>
              </w:rPr>
              <w:t>8,834.70</w:t>
            </w:r>
          </w:p>
        </w:tc>
        <w:tc>
          <w:tcPr>
            <w:tcW w:w="1699" w:type="dxa"/>
            <w:tcMar>
              <w:top w:w="30" w:type="dxa"/>
              <w:left w:w="45" w:type="dxa"/>
              <w:bottom w:w="30" w:type="dxa"/>
              <w:right w:w="45" w:type="dxa"/>
            </w:tcMar>
            <w:vAlign w:val="center"/>
          </w:tcPr>
          <w:p w14:paraId="05286E86" w14:textId="608366A8" w:rsidR="6D41B2ED" w:rsidRDefault="6D41B2ED" w:rsidP="00EB10C5">
            <w:pPr>
              <w:jc w:val="center"/>
            </w:pPr>
            <w:r w:rsidRPr="6D41B2ED">
              <w:rPr>
                <w:rFonts w:ascii="Arial" w:eastAsia="Arial" w:hAnsi="Arial" w:cs="Arial"/>
                <w:sz w:val="20"/>
                <w:szCs w:val="20"/>
              </w:rPr>
              <w:t>328</w:t>
            </w:r>
          </w:p>
        </w:tc>
        <w:tc>
          <w:tcPr>
            <w:tcW w:w="2993" w:type="dxa"/>
            <w:tcMar>
              <w:top w:w="30" w:type="dxa"/>
              <w:left w:w="45" w:type="dxa"/>
              <w:bottom w:w="30" w:type="dxa"/>
              <w:right w:w="45" w:type="dxa"/>
            </w:tcMar>
            <w:vAlign w:val="center"/>
          </w:tcPr>
          <w:p w14:paraId="060B77A5" w14:textId="4119183C" w:rsidR="6D41B2ED" w:rsidRDefault="6D41B2ED" w:rsidP="00EB10C5">
            <w:pPr>
              <w:jc w:val="center"/>
            </w:pPr>
            <w:r w:rsidRPr="6D41B2ED">
              <w:rPr>
                <w:rFonts w:ascii="Arial" w:eastAsia="Arial" w:hAnsi="Arial" w:cs="Arial"/>
                <w:sz w:val="20"/>
                <w:szCs w:val="20"/>
              </w:rPr>
              <w:t>14.5</w:t>
            </w:r>
          </w:p>
        </w:tc>
      </w:tr>
      <w:tr w:rsidR="6D41B2ED" w14:paraId="316EB03F" w14:textId="77777777" w:rsidTr="00EB10C5">
        <w:trPr>
          <w:trHeight w:val="315"/>
        </w:trPr>
        <w:tc>
          <w:tcPr>
            <w:tcW w:w="2334" w:type="dxa"/>
            <w:tcMar>
              <w:top w:w="30" w:type="dxa"/>
              <w:left w:w="45" w:type="dxa"/>
              <w:bottom w:w="30" w:type="dxa"/>
              <w:right w:w="45" w:type="dxa"/>
            </w:tcMar>
            <w:vAlign w:val="center"/>
          </w:tcPr>
          <w:p w14:paraId="46D4ED08" w14:textId="3872E498" w:rsidR="6D41B2ED" w:rsidRDefault="6D41B2ED" w:rsidP="00EB10C5">
            <w:pPr>
              <w:jc w:val="center"/>
            </w:pPr>
            <w:r w:rsidRPr="6D41B2ED">
              <w:rPr>
                <w:rFonts w:ascii="Arial" w:eastAsia="Arial" w:hAnsi="Arial" w:cs="Arial"/>
                <w:sz w:val="20"/>
                <w:szCs w:val="20"/>
              </w:rPr>
              <w:t>90</w:t>
            </w:r>
          </w:p>
        </w:tc>
        <w:tc>
          <w:tcPr>
            <w:tcW w:w="1699" w:type="dxa"/>
            <w:tcMar>
              <w:top w:w="30" w:type="dxa"/>
              <w:left w:w="45" w:type="dxa"/>
              <w:bottom w:w="30" w:type="dxa"/>
              <w:right w:w="45" w:type="dxa"/>
            </w:tcMar>
            <w:vAlign w:val="center"/>
          </w:tcPr>
          <w:p w14:paraId="222CE3E9" w14:textId="2975807F" w:rsidR="6D41B2ED" w:rsidRDefault="6D41B2ED" w:rsidP="00EB10C5">
            <w:pPr>
              <w:jc w:val="center"/>
            </w:pPr>
            <w:r w:rsidRPr="6D41B2ED">
              <w:rPr>
                <w:rFonts w:ascii="Arial" w:eastAsia="Arial" w:hAnsi="Arial" w:cs="Arial"/>
                <w:sz w:val="20"/>
                <w:szCs w:val="20"/>
              </w:rPr>
              <w:t>9,261.20</w:t>
            </w:r>
          </w:p>
        </w:tc>
        <w:tc>
          <w:tcPr>
            <w:tcW w:w="1699" w:type="dxa"/>
            <w:tcMar>
              <w:top w:w="30" w:type="dxa"/>
              <w:left w:w="45" w:type="dxa"/>
              <w:bottom w:w="30" w:type="dxa"/>
              <w:right w:w="45" w:type="dxa"/>
            </w:tcMar>
            <w:vAlign w:val="center"/>
          </w:tcPr>
          <w:p w14:paraId="6947D8B8" w14:textId="381FCB9B" w:rsidR="6D41B2ED" w:rsidRDefault="6D41B2ED" w:rsidP="00EB10C5">
            <w:pPr>
              <w:jc w:val="center"/>
            </w:pPr>
            <w:r w:rsidRPr="6D41B2ED">
              <w:rPr>
                <w:rFonts w:ascii="Arial" w:eastAsia="Arial" w:hAnsi="Arial" w:cs="Arial"/>
                <w:sz w:val="20"/>
                <w:szCs w:val="20"/>
              </w:rPr>
              <w:t>426.5</w:t>
            </w:r>
          </w:p>
        </w:tc>
        <w:tc>
          <w:tcPr>
            <w:tcW w:w="2993" w:type="dxa"/>
            <w:tcMar>
              <w:top w:w="30" w:type="dxa"/>
              <w:left w:w="45" w:type="dxa"/>
              <w:bottom w:w="30" w:type="dxa"/>
              <w:right w:w="45" w:type="dxa"/>
            </w:tcMar>
            <w:vAlign w:val="center"/>
          </w:tcPr>
          <w:p w14:paraId="5E5810F8" w14:textId="4A8BA9BC" w:rsidR="6D41B2ED" w:rsidRDefault="6D41B2ED" w:rsidP="00EB10C5">
            <w:pPr>
              <w:jc w:val="center"/>
            </w:pPr>
            <w:r w:rsidRPr="6D41B2ED">
              <w:rPr>
                <w:rFonts w:ascii="Arial" w:eastAsia="Arial" w:hAnsi="Arial" w:cs="Arial"/>
                <w:sz w:val="20"/>
                <w:szCs w:val="20"/>
              </w:rPr>
              <w:t>14.1</w:t>
            </w:r>
          </w:p>
        </w:tc>
      </w:tr>
      <w:tr w:rsidR="6D41B2ED" w14:paraId="6A926F68" w14:textId="77777777" w:rsidTr="00EB10C5">
        <w:trPr>
          <w:trHeight w:val="315"/>
        </w:trPr>
        <w:tc>
          <w:tcPr>
            <w:tcW w:w="2334" w:type="dxa"/>
            <w:tcMar>
              <w:top w:w="30" w:type="dxa"/>
              <w:left w:w="45" w:type="dxa"/>
              <w:bottom w:w="30" w:type="dxa"/>
              <w:right w:w="45" w:type="dxa"/>
            </w:tcMar>
            <w:vAlign w:val="center"/>
          </w:tcPr>
          <w:p w14:paraId="2BCD0B67" w14:textId="24D94327" w:rsidR="6D41B2ED" w:rsidRDefault="6D41B2ED" w:rsidP="00EB10C5">
            <w:pPr>
              <w:jc w:val="center"/>
            </w:pPr>
            <w:r w:rsidRPr="6D41B2ED">
              <w:rPr>
                <w:rFonts w:ascii="Arial" w:eastAsia="Arial" w:hAnsi="Arial" w:cs="Arial"/>
                <w:sz w:val="20"/>
                <w:szCs w:val="20"/>
              </w:rPr>
              <w:t>120</w:t>
            </w:r>
          </w:p>
        </w:tc>
        <w:tc>
          <w:tcPr>
            <w:tcW w:w="1699" w:type="dxa"/>
            <w:tcMar>
              <w:top w:w="30" w:type="dxa"/>
              <w:left w:w="45" w:type="dxa"/>
              <w:bottom w:w="30" w:type="dxa"/>
              <w:right w:w="45" w:type="dxa"/>
            </w:tcMar>
            <w:vAlign w:val="center"/>
          </w:tcPr>
          <w:p w14:paraId="5B6D87A2" w14:textId="28732587" w:rsidR="6D41B2ED" w:rsidRDefault="6D41B2ED" w:rsidP="00EB10C5">
            <w:pPr>
              <w:jc w:val="center"/>
            </w:pPr>
            <w:r w:rsidRPr="6D41B2ED">
              <w:rPr>
                <w:rFonts w:ascii="Arial" w:eastAsia="Arial" w:hAnsi="Arial" w:cs="Arial"/>
                <w:sz w:val="20"/>
                <w:szCs w:val="20"/>
              </w:rPr>
              <w:t>9,759.50</w:t>
            </w:r>
          </w:p>
        </w:tc>
        <w:tc>
          <w:tcPr>
            <w:tcW w:w="1699" w:type="dxa"/>
            <w:tcMar>
              <w:top w:w="30" w:type="dxa"/>
              <w:left w:w="45" w:type="dxa"/>
              <w:bottom w:w="30" w:type="dxa"/>
              <w:right w:w="45" w:type="dxa"/>
            </w:tcMar>
            <w:vAlign w:val="center"/>
          </w:tcPr>
          <w:p w14:paraId="33F0A202" w14:textId="2D781963" w:rsidR="6D41B2ED" w:rsidRDefault="6D41B2ED" w:rsidP="00EB10C5">
            <w:pPr>
              <w:jc w:val="center"/>
            </w:pPr>
            <w:r w:rsidRPr="6D41B2ED">
              <w:rPr>
                <w:rFonts w:ascii="Arial" w:eastAsia="Arial" w:hAnsi="Arial" w:cs="Arial"/>
                <w:sz w:val="20"/>
                <w:szCs w:val="20"/>
              </w:rPr>
              <w:t>498.3</w:t>
            </w:r>
          </w:p>
        </w:tc>
        <w:tc>
          <w:tcPr>
            <w:tcW w:w="2993" w:type="dxa"/>
            <w:tcMar>
              <w:top w:w="30" w:type="dxa"/>
              <w:left w:w="45" w:type="dxa"/>
              <w:bottom w:w="30" w:type="dxa"/>
              <w:right w:w="45" w:type="dxa"/>
            </w:tcMar>
            <w:vAlign w:val="center"/>
          </w:tcPr>
          <w:p w14:paraId="49B7FC52" w14:textId="6373D8C5" w:rsidR="6D41B2ED" w:rsidRDefault="6D41B2ED" w:rsidP="00EB10C5">
            <w:pPr>
              <w:jc w:val="center"/>
            </w:pPr>
            <w:r w:rsidRPr="6D41B2ED">
              <w:rPr>
                <w:rFonts w:ascii="Arial" w:eastAsia="Arial" w:hAnsi="Arial" w:cs="Arial"/>
                <w:sz w:val="20"/>
                <w:szCs w:val="20"/>
              </w:rPr>
              <w:t>13.63</w:t>
            </w:r>
          </w:p>
        </w:tc>
      </w:tr>
      <w:tr w:rsidR="6D41B2ED" w14:paraId="3F9D3CC9" w14:textId="77777777" w:rsidTr="00EB10C5">
        <w:trPr>
          <w:trHeight w:val="315"/>
        </w:trPr>
        <w:tc>
          <w:tcPr>
            <w:tcW w:w="2334" w:type="dxa"/>
            <w:tcMar>
              <w:top w:w="30" w:type="dxa"/>
              <w:left w:w="45" w:type="dxa"/>
              <w:bottom w:w="30" w:type="dxa"/>
              <w:right w:w="45" w:type="dxa"/>
            </w:tcMar>
            <w:vAlign w:val="center"/>
          </w:tcPr>
          <w:p w14:paraId="3F9C4D65" w14:textId="2D224487" w:rsidR="6D41B2ED" w:rsidRDefault="6D41B2ED" w:rsidP="00EB10C5">
            <w:pPr>
              <w:jc w:val="center"/>
            </w:pPr>
            <w:r w:rsidRPr="6D41B2ED">
              <w:rPr>
                <w:rFonts w:ascii="Arial" w:eastAsia="Arial" w:hAnsi="Arial" w:cs="Arial"/>
                <w:sz w:val="20"/>
                <w:szCs w:val="20"/>
              </w:rPr>
              <w:t>150 (Peak Acceleration)</w:t>
            </w:r>
          </w:p>
        </w:tc>
        <w:tc>
          <w:tcPr>
            <w:tcW w:w="1699" w:type="dxa"/>
            <w:tcMar>
              <w:top w:w="30" w:type="dxa"/>
              <w:left w:w="45" w:type="dxa"/>
              <w:bottom w:w="30" w:type="dxa"/>
              <w:right w:w="45" w:type="dxa"/>
            </w:tcMar>
            <w:vAlign w:val="center"/>
          </w:tcPr>
          <w:p w14:paraId="3C8CF63B" w14:textId="38A6E9AC" w:rsidR="6D41B2ED" w:rsidRDefault="6D41B2ED" w:rsidP="00EB10C5">
            <w:pPr>
              <w:jc w:val="center"/>
            </w:pPr>
            <w:r w:rsidRPr="6D41B2ED">
              <w:rPr>
                <w:rFonts w:ascii="Arial" w:eastAsia="Arial" w:hAnsi="Arial" w:cs="Arial"/>
                <w:sz w:val="20"/>
                <w:szCs w:val="20"/>
              </w:rPr>
              <w:t>10,125.00</w:t>
            </w:r>
          </w:p>
        </w:tc>
        <w:tc>
          <w:tcPr>
            <w:tcW w:w="1699" w:type="dxa"/>
            <w:tcMar>
              <w:top w:w="30" w:type="dxa"/>
              <w:left w:w="45" w:type="dxa"/>
              <w:bottom w:w="30" w:type="dxa"/>
              <w:right w:w="45" w:type="dxa"/>
            </w:tcMar>
            <w:vAlign w:val="center"/>
          </w:tcPr>
          <w:p w14:paraId="7C6D0E55" w14:textId="7C1875E3" w:rsidR="6D41B2ED" w:rsidRDefault="6D41B2ED" w:rsidP="00EB10C5">
            <w:pPr>
              <w:jc w:val="center"/>
            </w:pPr>
            <w:r w:rsidRPr="6D41B2ED">
              <w:rPr>
                <w:rFonts w:ascii="Arial" w:eastAsia="Arial" w:hAnsi="Arial" w:cs="Arial"/>
                <w:sz w:val="20"/>
                <w:szCs w:val="20"/>
              </w:rPr>
              <w:t>365.5</w:t>
            </w:r>
          </w:p>
        </w:tc>
        <w:tc>
          <w:tcPr>
            <w:tcW w:w="2993" w:type="dxa"/>
            <w:tcMar>
              <w:top w:w="30" w:type="dxa"/>
              <w:left w:w="45" w:type="dxa"/>
              <w:bottom w:w="30" w:type="dxa"/>
              <w:right w:w="45" w:type="dxa"/>
            </w:tcMar>
            <w:vAlign w:val="center"/>
          </w:tcPr>
          <w:p w14:paraId="1CB380A2" w14:textId="4E432A41" w:rsidR="6D41B2ED" w:rsidRDefault="6D41B2ED" w:rsidP="00EB10C5">
            <w:pPr>
              <w:jc w:val="center"/>
            </w:pPr>
            <w:r w:rsidRPr="6D41B2ED">
              <w:rPr>
                <w:rFonts w:ascii="Arial" w:eastAsia="Arial" w:hAnsi="Arial" w:cs="Arial"/>
                <w:sz w:val="20"/>
                <w:szCs w:val="20"/>
              </w:rPr>
              <w:t>13.5</w:t>
            </w:r>
          </w:p>
        </w:tc>
      </w:tr>
      <w:tr w:rsidR="6D41B2ED" w14:paraId="26C6D4E8" w14:textId="77777777" w:rsidTr="00EB10C5">
        <w:trPr>
          <w:trHeight w:val="315"/>
        </w:trPr>
        <w:tc>
          <w:tcPr>
            <w:tcW w:w="2334" w:type="dxa"/>
            <w:tcMar>
              <w:top w:w="30" w:type="dxa"/>
              <w:left w:w="45" w:type="dxa"/>
              <w:bottom w:w="30" w:type="dxa"/>
              <w:right w:w="45" w:type="dxa"/>
            </w:tcMar>
            <w:vAlign w:val="center"/>
          </w:tcPr>
          <w:p w14:paraId="1CC6E319" w14:textId="52F701DC" w:rsidR="6D41B2ED" w:rsidRDefault="6D41B2ED" w:rsidP="00EB10C5">
            <w:pPr>
              <w:jc w:val="center"/>
            </w:pPr>
            <w:r w:rsidRPr="6D41B2ED">
              <w:rPr>
                <w:rFonts w:ascii="Arial" w:eastAsia="Arial" w:hAnsi="Arial" w:cs="Arial"/>
                <w:sz w:val="20"/>
                <w:szCs w:val="20"/>
              </w:rPr>
              <w:t>180</w:t>
            </w:r>
          </w:p>
        </w:tc>
        <w:tc>
          <w:tcPr>
            <w:tcW w:w="1699" w:type="dxa"/>
            <w:tcMar>
              <w:top w:w="30" w:type="dxa"/>
              <w:left w:w="45" w:type="dxa"/>
              <w:bottom w:w="30" w:type="dxa"/>
              <w:right w:w="45" w:type="dxa"/>
            </w:tcMar>
            <w:vAlign w:val="center"/>
          </w:tcPr>
          <w:p w14:paraId="6E4BAC55" w14:textId="34D276C5" w:rsidR="6D41B2ED" w:rsidRDefault="6D41B2ED" w:rsidP="00EB10C5">
            <w:pPr>
              <w:jc w:val="center"/>
            </w:pPr>
            <w:r w:rsidRPr="6D41B2ED">
              <w:rPr>
                <w:rFonts w:ascii="Arial" w:eastAsia="Arial" w:hAnsi="Arial" w:cs="Arial"/>
                <w:sz w:val="20"/>
                <w:szCs w:val="20"/>
              </w:rPr>
              <w:t>10,540.50</w:t>
            </w:r>
          </w:p>
        </w:tc>
        <w:tc>
          <w:tcPr>
            <w:tcW w:w="1699" w:type="dxa"/>
            <w:tcMar>
              <w:top w:w="30" w:type="dxa"/>
              <w:left w:w="45" w:type="dxa"/>
              <w:bottom w:w="30" w:type="dxa"/>
              <w:right w:w="45" w:type="dxa"/>
            </w:tcMar>
            <w:vAlign w:val="center"/>
          </w:tcPr>
          <w:p w14:paraId="5F5D72DD" w14:textId="5A09EEF7" w:rsidR="6D41B2ED" w:rsidRDefault="6D41B2ED" w:rsidP="00EB10C5">
            <w:pPr>
              <w:jc w:val="center"/>
            </w:pPr>
            <w:r w:rsidRPr="6D41B2ED">
              <w:rPr>
                <w:rFonts w:ascii="Arial" w:eastAsia="Arial" w:hAnsi="Arial" w:cs="Arial"/>
                <w:sz w:val="20"/>
                <w:szCs w:val="20"/>
              </w:rPr>
              <w:t>415.5</w:t>
            </w:r>
          </w:p>
        </w:tc>
        <w:tc>
          <w:tcPr>
            <w:tcW w:w="2993" w:type="dxa"/>
            <w:tcMar>
              <w:top w:w="30" w:type="dxa"/>
              <w:left w:w="45" w:type="dxa"/>
              <w:bottom w:w="30" w:type="dxa"/>
              <w:right w:w="45" w:type="dxa"/>
            </w:tcMar>
            <w:vAlign w:val="center"/>
          </w:tcPr>
          <w:p w14:paraId="745CA181" w14:textId="5FDF986F" w:rsidR="6D41B2ED" w:rsidRDefault="6D41B2ED" w:rsidP="00EB10C5">
            <w:pPr>
              <w:jc w:val="center"/>
            </w:pPr>
            <w:r w:rsidRPr="6D41B2ED">
              <w:rPr>
                <w:rFonts w:ascii="Arial" w:eastAsia="Arial" w:hAnsi="Arial" w:cs="Arial"/>
                <w:sz w:val="20"/>
                <w:szCs w:val="20"/>
              </w:rPr>
              <w:t>13.13</w:t>
            </w:r>
          </w:p>
        </w:tc>
      </w:tr>
      <w:tr w:rsidR="6D41B2ED" w14:paraId="2A185F67" w14:textId="77777777" w:rsidTr="00EB10C5">
        <w:trPr>
          <w:trHeight w:val="315"/>
        </w:trPr>
        <w:tc>
          <w:tcPr>
            <w:tcW w:w="2334" w:type="dxa"/>
            <w:tcMar>
              <w:top w:w="30" w:type="dxa"/>
              <w:left w:w="45" w:type="dxa"/>
              <w:bottom w:w="30" w:type="dxa"/>
              <w:right w:w="45" w:type="dxa"/>
            </w:tcMar>
            <w:vAlign w:val="center"/>
          </w:tcPr>
          <w:p w14:paraId="452042C9" w14:textId="2FEB399A" w:rsidR="6D41B2ED" w:rsidRDefault="6D41B2ED" w:rsidP="00EB10C5">
            <w:pPr>
              <w:jc w:val="center"/>
            </w:pPr>
            <w:r w:rsidRPr="6D41B2ED">
              <w:rPr>
                <w:rFonts w:ascii="Arial" w:eastAsia="Arial" w:hAnsi="Arial" w:cs="Arial"/>
                <w:sz w:val="20"/>
                <w:szCs w:val="20"/>
              </w:rPr>
              <w:t>210</w:t>
            </w:r>
          </w:p>
        </w:tc>
        <w:tc>
          <w:tcPr>
            <w:tcW w:w="1699" w:type="dxa"/>
            <w:tcMar>
              <w:top w:w="30" w:type="dxa"/>
              <w:left w:w="45" w:type="dxa"/>
              <w:bottom w:w="30" w:type="dxa"/>
              <w:right w:w="45" w:type="dxa"/>
            </w:tcMar>
            <w:vAlign w:val="center"/>
          </w:tcPr>
          <w:p w14:paraId="707332BB" w14:textId="21EFF8B8" w:rsidR="6D41B2ED" w:rsidRDefault="6D41B2ED" w:rsidP="00EB10C5">
            <w:pPr>
              <w:jc w:val="center"/>
            </w:pPr>
            <w:r w:rsidRPr="6D41B2ED">
              <w:rPr>
                <w:rFonts w:ascii="Arial" w:eastAsia="Arial" w:hAnsi="Arial" w:cs="Arial"/>
                <w:sz w:val="20"/>
                <w:szCs w:val="20"/>
              </w:rPr>
              <w:t>10,967.30</w:t>
            </w:r>
          </w:p>
        </w:tc>
        <w:tc>
          <w:tcPr>
            <w:tcW w:w="1699" w:type="dxa"/>
            <w:tcMar>
              <w:top w:w="30" w:type="dxa"/>
              <w:left w:w="45" w:type="dxa"/>
              <w:bottom w:w="30" w:type="dxa"/>
              <w:right w:w="45" w:type="dxa"/>
            </w:tcMar>
            <w:vAlign w:val="center"/>
          </w:tcPr>
          <w:p w14:paraId="5597928E" w14:textId="71C08578" w:rsidR="6D41B2ED" w:rsidRDefault="6D41B2ED" w:rsidP="00EB10C5">
            <w:pPr>
              <w:jc w:val="center"/>
            </w:pPr>
            <w:r w:rsidRPr="6D41B2ED">
              <w:rPr>
                <w:rFonts w:ascii="Arial" w:eastAsia="Arial" w:hAnsi="Arial" w:cs="Arial"/>
                <w:sz w:val="20"/>
                <w:szCs w:val="20"/>
              </w:rPr>
              <w:t>426.8</w:t>
            </w:r>
          </w:p>
        </w:tc>
        <w:tc>
          <w:tcPr>
            <w:tcW w:w="2993" w:type="dxa"/>
            <w:tcMar>
              <w:top w:w="30" w:type="dxa"/>
              <w:left w:w="45" w:type="dxa"/>
              <w:bottom w:w="30" w:type="dxa"/>
              <w:right w:w="45" w:type="dxa"/>
            </w:tcMar>
            <w:vAlign w:val="center"/>
          </w:tcPr>
          <w:p w14:paraId="19025C68" w14:textId="43FE74D8" w:rsidR="6D41B2ED" w:rsidRDefault="6D41B2ED" w:rsidP="00EB10C5">
            <w:pPr>
              <w:jc w:val="center"/>
            </w:pPr>
            <w:r w:rsidRPr="6D41B2ED">
              <w:rPr>
                <w:rFonts w:ascii="Arial" w:eastAsia="Arial" w:hAnsi="Arial" w:cs="Arial"/>
                <w:sz w:val="20"/>
                <w:szCs w:val="20"/>
              </w:rPr>
              <w:t>12.74</w:t>
            </w:r>
          </w:p>
        </w:tc>
      </w:tr>
      <w:tr w:rsidR="6D41B2ED" w14:paraId="033C6920" w14:textId="77777777" w:rsidTr="00EB10C5">
        <w:trPr>
          <w:trHeight w:val="315"/>
        </w:trPr>
        <w:tc>
          <w:tcPr>
            <w:tcW w:w="2334" w:type="dxa"/>
            <w:tcMar>
              <w:top w:w="30" w:type="dxa"/>
              <w:left w:w="45" w:type="dxa"/>
              <w:bottom w:w="30" w:type="dxa"/>
              <w:right w:w="45" w:type="dxa"/>
            </w:tcMar>
            <w:vAlign w:val="center"/>
          </w:tcPr>
          <w:p w14:paraId="615E73C3" w14:textId="23CD7A8D" w:rsidR="6D41B2ED" w:rsidRDefault="6D41B2ED" w:rsidP="00EB10C5">
            <w:pPr>
              <w:jc w:val="center"/>
            </w:pPr>
            <w:r w:rsidRPr="6D41B2ED">
              <w:rPr>
                <w:rFonts w:ascii="Arial" w:eastAsia="Arial" w:hAnsi="Arial" w:cs="Arial"/>
                <w:sz w:val="20"/>
                <w:szCs w:val="20"/>
              </w:rPr>
              <w:t>240</w:t>
            </w:r>
          </w:p>
        </w:tc>
        <w:tc>
          <w:tcPr>
            <w:tcW w:w="1699" w:type="dxa"/>
            <w:tcMar>
              <w:top w:w="30" w:type="dxa"/>
              <w:left w:w="45" w:type="dxa"/>
              <w:bottom w:w="30" w:type="dxa"/>
              <w:right w:w="45" w:type="dxa"/>
            </w:tcMar>
            <w:vAlign w:val="center"/>
          </w:tcPr>
          <w:p w14:paraId="3BA0A019" w14:textId="1553D00B" w:rsidR="6D41B2ED" w:rsidRDefault="6D41B2ED" w:rsidP="00EB10C5">
            <w:pPr>
              <w:jc w:val="center"/>
            </w:pPr>
            <w:r w:rsidRPr="6D41B2ED">
              <w:rPr>
                <w:rFonts w:ascii="Arial" w:eastAsia="Arial" w:hAnsi="Arial" w:cs="Arial"/>
                <w:sz w:val="20"/>
                <w:szCs w:val="20"/>
              </w:rPr>
              <w:t>11,395.30</w:t>
            </w:r>
          </w:p>
        </w:tc>
        <w:tc>
          <w:tcPr>
            <w:tcW w:w="1699" w:type="dxa"/>
            <w:tcMar>
              <w:top w:w="30" w:type="dxa"/>
              <w:left w:w="45" w:type="dxa"/>
              <w:bottom w:w="30" w:type="dxa"/>
              <w:right w:w="45" w:type="dxa"/>
            </w:tcMar>
            <w:vAlign w:val="center"/>
          </w:tcPr>
          <w:p w14:paraId="076E3420" w14:textId="595F6D0A" w:rsidR="6D41B2ED" w:rsidRDefault="6D41B2ED" w:rsidP="00EB10C5">
            <w:pPr>
              <w:jc w:val="center"/>
            </w:pPr>
            <w:r w:rsidRPr="6D41B2ED">
              <w:rPr>
                <w:rFonts w:ascii="Arial" w:eastAsia="Arial" w:hAnsi="Arial" w:cs="Arial"/>
                <w:sz w:val="20"/>
                <w:szCs w:val="20"/>
              </w:rPr>
              <w:t>428</w:t>
            </w:r>
          </w:p>
        </w:tc>
        <w:tc>
          <w:tcPr>
            <w:tcW w:w="2993" w:type="dxa"/>
            <w:tcMar>
              <w:top w:w="30" w:type="dxa"/>
              <w:left w:w="45" w:type="dxa"/>
              <w:bottom w:w="30" w:type="dxa"/>
              <w:right w:w="45" w:type="dxa"/>
            </w:tcMar>
            <w:vAlign w:val="center"/>
          </w:tcPr>
          <w:p w14:paraId="63B8DB83" w14:textId="311BCB56" w:rsidR="6D41B2ED" w:rsidRDefault="6D41B2ED" w:rsidP="00EB10C5">
            <w:pPr>
              <w:jc w:val="center"/>
            </w:pPr>
            <w:r w:rsidRPr="6D41B2ED">
              <w:rPr>
                <w:rFonts w:ascii="Arial" w:eastAsia="Arial" w:hAnsi="Arial" w:cs="Arial"/>
                <w:sz w:val="20"/>
                <w:szCs w:val="20"/>
              </w:rPr>
              <w:t>12.44</w:t>
            </w:r>
          </w:p>
        </w:tc>
      </w:tr>
      <w:tr w:rsidR="6D41B2ED" w14:paraId="35CE8A3A" w14:textId="77777777" w:rsidTr="00EB10C5">
        <w:trPr>
          <w:trHeight w:val="315"/>
        </w:trPr>
        <w:tc>
          <w:tcPr>
            <w:tcW w:w="2334" w:type="dxa"/>
            <w:tcMar>
              <w:top w:w="30" w:type="dxa"/>
              <w:left w:w="45" w:type="dxa"/>
              <w:bottom w:w="30" w:type="dxa"/>
              <w:right w:w="45" w:type="dxa"/>
            </w:tcMar>
            <w:vAlign w:val="center"/>
          </w:tcPr>
          <w:p w14:paraId="109FB0D0" w14:textId="5245FCB6" w:rsidR="6D41B2ED" w:rsidRDefault="6D41B2ED" w:rsidP="00EB10C5">
            <w:pPr>
              <w:jc w:val="center"/>
            </w:pPr>
            <w:r w:rsidRPr="6D41B2ED">
              <w:rPr>
                <w:rFonts w:ascii="Arial" w:eastAsia="Arial" w:hAnsi="Arial" w:cs="Arial"/>
                <w:sz w:val="20"/>
                <w:szCs w:val="20"/>
              </w:rPr>
              <w:t>270</w:t>
            </w:r>
          </w:p>
        </w:tc>
        <w:tc>
          <w:tcPr>
            <w:tcW w:w="1699" w:type="dxa"/>
            <w:tcMar>
              <w:top w:w="30" w:type="dxa"/>
              <w:left w:w="45" w:type="dxa"/>
              <w:bottom w:w="30" w:type="dxa"/>
              <w:right w:w="45" w:type="dxa"/>
            </w:tcMar>
            <w:vAlign w:val="center"/>
          </w:tcPr>
          <w:p w14:paraId="4FBA8175" w14:textId="74AB1E7B" w:rsidR="6D41B2ED" w:rsidRDefault="6D41B2ED" w:rsidP="00EB10C5">
            <w:pPr>
              <w:jc w:val="center"/>
            </w:pPr>
            <w:r w:rsidRPr="6D41B2ED">
              <w:rPr>
                <w:rFonts w:ascii="Arial" w:eastAsia="Arial" w:hAnsi="Arial" w:cs="Arial"/>
                <w:sz w:val="20"/>
                <w:szCs w:val="20"/>
              </w:rPr>
              <w:t>11,701.80</w:t>
            </w:r>
          </w:p>
        </w:tc>
        <w:tc>
          <w:tcPr>
            <w:tcW w:w="1699" w:type="dxa"/>
            <w:tcMar>
              <w:top w:w="30" w:type="dxa"/>
              <w:left w:w="45" w:type="dxa"/>
              <w:bottom w:w="30" w:type="dxa"/>
              <w:right w:w="45" w:type="dxa"/>
            </w:tcMar>
            <w:vAlign w:val="center"/>
          </w:tcPr>
          <w:p w14:paraId="3964C4AE" w14:textId="33CC7F06" w:rsidR="6D41B2ED" w:rsidRDefault="6D41B2ED" w:rsidP="00EB10C5">
            <w:pPr>
              <w:jc w:val="center"/>
            </w:pPr>
            <w:r w:rsidRPr="6D41B2ED">
              <w:rPr>
                <w:rFonts w:ascii="Arial" w:eastAsia="Arial" w:hAnsi="Arial" w:cs="Arial"/>
                <w:sz w:val="20"/>
                <w:szCs w:val="20"/>
              </w:rPr>
              <w:t>306.5</w:t>
            </w:r>
          </w:p>
        </w:tc>
        <w:tc>
          <w:tcPr>
            <w:tcW w:w="2993" w:type="dxa"/>
            <w:tcMar>
              <w:top w:w="30" w:type="dxa"/>
              <w:left w:w="45" w:type="dxa"/>
              <w:bottom w:w="30" w:type="dxa"/>
              <w:right w:w="45" w:type="dxa"/>
            </w:tcMar>
            <w:vAlign w:val="center"/>
          </w:tcPr>
          <w:p w14:paraId="0BF9F388" w14:textId="047D4329" w:rsidR="6D41B2ED" w:rsidRDefault="6D41B2ED" w:rsidP="00EB10C5">
            <w:pPr>
              <w:jc w:val="center"/>
            </w:pPr>
            <w:r w:rsidRPr="6D41B2ED">
              <w:rPr>
                <w:rFonts w:ascii="Arial" w:eastAsia="Arial" w:hAnsi="Arial" w:cs="Arial"/>
                <w:sz w:val="20"/>
                <w:szCs w:val="20"/>
              </w:rPr>
              <w:t>12.19</w:t>
            </w:r>
          </w:p>
        </w:tc>
      </w:tr>
      <w:tr w:rsidR="6D41B2ED" w14:paraId="6B2E11BB" w14:textId="77777777" w:rsidTr="00EB10C5">
        <w:trPr>
          <w:trHeight w:val="315"/>
        </w:trPr>
        <w:tc>
          <w:tcPr>
            <w:tcW w:w="2334" w:type="dxa"/>
            <w:tcMar>
              <w:top w:w="30" w:type="dxa"/>
              <w:left w:w="45" w:type="dxa"/>
              <w:bottom w:w="30" w:type="dxa"/>
              <w:right w:w="45" w:type="dxa"/>
            </w:tcMar>
            <w:vAlign w:val="center"/>
          </w:tcPr>
          <w:p w14:paraId="2BF7C56A" w14:textId="01F6F8C9" w:rsidR="6D41B2ED" w:rsidRDefault="6D41B2ED" w:rsidP="00EB10C5">
            <w:pPr>
              <w:jc w:val="center"/>
            </w:pPr>
            <w:r w:rsidRPr="6D41B2ED">
              <w:rPr>
                <w:rFonts w:ascii="Arial" w:eastAsia="Arial" w:hAnsi="Arial" w:cs="Arial"/>
                <w:sz w:val="20"/>
                <w:szCs w:val="20"/>
              </w:rPr>
              <w:t>300 (Capacity)</w:t>
            </w:r>
          </w:p>
        </w:tc>
        <w:tc>
          <w:tcPr>
            <w:tcW w:w="1699" w:type="dxa"/>
            <w:tcMar>
              <w:top w:w="30" w:type="dxa"/>
              <w:left w:w="45" w:type="dxa"/>
              <w:bottom w:w="30" w:type="dxa"/>
              <w:right w:w="45" w:type="dxa"/>
            </w:tcMar>
            <w:vAlign w:val="center"/>
          </w:tcPr>
          <w:p w14:paraId="0341E593" w14:textId="330D755F" w:rsidR="6D41B2ED" w:rsidRDefault="6D41B2ED" w:rsidP="00EB10C5">
            <w:pPr>
              <w:jc w:val="center"/>
            </w:pPr>
            <w:r w:rsidRPr="6D41B2ED">
              <w:rPr>
                <w:rFonts w:ascii="Arial" w:eastAsia="Arial" w:hAnsi="Arial" w:cs="Arial"/>
                <w:sz w:val="20"/>
                <w:szCs w:val="20"/>
              </w:rPr>
              <w:t>12,000.00</w:t>
            </w:r>
          </w:p>
        </w:tc>
        <w:tc>
          <w:tcPr>
            <w:tcW w:w="1699" w:type="dxa"/>
            <w:tcMar>
              <w:top w:w="30" w:type="dxa"/>
              <w:left w:w="45" w:type="dxa"/>
              <w:bottom w:w="30" w:type="dxa"/>
              <w:right w:w="45" w:type="dxa"/>
            </w:tcMar>
            <w:vAlign w:val="center"/>
          </w:tcPr>
          <w:p w14:paraId="4DA64C7E" w14:textId="1EFCA7F3" w:rsidR="6D41B2ED" w:rsidRDefault="6D41B2ED" w:rsidP="00EB10C5">
            <w:pPr>
              <w:jc w:val="center"/>
            </w:pPr>
            <w:r w:rsidRPr="6D41B2ED">
              <w:rPr>
                <w:rFonts w:ascii="Arial" w:eastAsia="Arial" w:hAnsi="Arial" w:cs="Arial"/>
                <w:sz w:val="20"/>
                <w:szCs w:val="20"/>
              </w:rPr>
              <w:t>298.2</w:t>
            </w:r>
          </w:p>
        </w:tc>
        <w:tc>
          <w:tcPr>
            <w:tcW w:w="2993" w:type="dxa"/>
            <w:tcMar>
              <w:top w:w="30" w:type="dxa"/>
              <w:left w:w="45" w:type="dxa"/>
              <w:bottom w:w="30" w:type="dxa"/>
              <w:right w:w="45" w:type="dxa"/>
            </w:tcMar>
            <w:vAlign w:val="center"/>
          </w:tcPr>
          <w:p w14:paraId="1B9091E2" w14:textId="2B8469B5" w:rsidR="6D41B2ED" w:rsidRDefault="6D41B2ED" w:rsidP="00EB10C5">
            <w:pPr>
              <w:jc w:val="center"/>
            </w:pPr>
            <w:r w:rsidRPr="6D41B2ED">
              <w:rPr>
                <w:rFonts w:ascii="Arial" w:eastAsia="Arial" w:hAnsi="Arial" w:cs="Arial"/>
                <w:sz w:val="20"/>
                <w:szCs w:val="20"/>
              </w:rPr>
              <w:t>12</w:t>
            </w:r>
          </w:p>
        </w:tc>
      </w:tr>
    </w:tbl>
    <w:p w14:paraId="3CCC3C48" w14:textId="74DDCCA5" w:rsidR="6D41B2ED" w:rsidRPr="007F7A10" w:rsidRDefault="6D41B2ED">
      <w:pPr>
        <w:rPr>
          <w:lang w:val="en-US"/>
        </w:rPr>
      </w:pPr>
    </w:p>
    <w:p w14:paraId="39050BBE" w14:textId="2623943B" w:rsidR="6D41B2ED" w:rsidRDefault="6D41B2ED" w:rsidP="6D41B2ED">
      <w:pPr>
        <w:rPr>
          <w:lang w:val="en-US"/>
        </w:rPr>
      </w:pPr>
    </w:p>
    <w:p w14:paraId="5AEA4E64" w14:textId="6F429E4D" w:rsidR="6D41B2ED" w:rsidRDefault="6D41B2ED" w:rsidP="6D41B2ED">
      <w:pPr>
        <w:rPr>
          <w:rFonts w:eastAsia="Times New Roman" w:cs="Times New Roman"/>
          <w:b/>
          <w:bCs/>
          <w:sz w:val="96"/>
          <w:szCs w:val="96"/>
          <w:lang w:val="en-AE"/>
        </w:rPr>
      </w:pPr>
    </w:p>
    <w:p w14:paraId="20F05F3B" w14:textId="3ED7525D" w:rsidR="6D41B2ED" w:rsidRDefault="6D41B2ED" w:rsidP="6D41B2ED">
      <w:pPr>
        <w:rPr>
          <w:rFonts w:eastAsia="Times New Roman" w:cs="Times New Roman"/>
          <w:b/>
          <w:bCs/>
          <w:sz w:val="96"/>
          <w:szCs w:val="96"/>
          <w:lang w:val="en-AE"/>
        </w:rPr>
      </w:pPr>
    </w:p>
    <w:p w14:paraId="4698D644" w14:textId="0B05ACB7" w:rsidR="6D41B2ED" w:rsidRDefault="6D41B2ED" w:rsidP="6D41B2ED">
      <w:pPr>
        <w:rPr>
          <w:rFonts w:eastAsia="Times New Roman" w:cs="Times New Roman"/>
          <w:b/>
          <w:bCs/>
          <w:sz w:val="96"/>
          <w:szCs w:val="96"/>
          <w:lang w:val="en-AE"/>
        </w:rPr>
      </w:pPr>
    </w:p>
    <w:p w14:paraId="05301F65" w14:textId="71A24E22" w:rsidR="6D41B2ED" w:rsidRDefault="6D41B2ED" w:rsidP="6D41B2ED">
      <w:pPr>
        <w:rPr>
          <w:rFonts w:eastAsia="Times New Roman" w:cs="Times New Roman"/>
          <w:b/>
          <w:bCs/>
          <w:sz w:val="96"/>
          <w:szCs w:val="96"/>
          <w:lang w:val="en-AE"/>
        </w:rPr>
      </w:pPr>
      <w:r w:rsidRPr="6D41B2ED">
        <w:rPr>
          <w:rFonts w:eastAsia="Times New Roman" w:cs="Times New Roman"/>
          <w:b/>
          <w:bCs/>
          <w:sz w:val="96"/>
          <w:szCs w:val="96"/>
          <w:lang w:val="en-AE"/>
        </w:rPr>
        <w:t>Chapter 4: Evaluation, Reflection, Recommendations</w:t>
      </w:r>
    </w:p>
    <w:p w14:paraId="35E8D72E" w14:textId="53961F3A" w:rsidR="6D41B2ED" w:rsidRDefault="6D41B2ED" w:rsidP="6D41B2ED">
      <w:pPr>
        <w:rPr>
          <w:rFonts w:eastAsia="Times New Roman" w:cs="Times New Roman"/>
          <w:b/>
          <w:bCs/>
          <w:sz w:val="96"/>
          <w:szCs w:val="96"/>
          <w:lang w:val="en-AE"/>
        </w:rPr>
      </w:pPr>
    </w:p>
    <w:p w14:paraId="741FC5D9" w14:textId="541D07C4" w:rsidR="6D41B2ED" w:rsidRDefault="6D41B2ED">
      <w:r>
        <w:br w:type="page"/>
      </w:r>
    </w:p>
    <w:p w14:paraId="16225A62" w14:textId="422DC4BF" w:rsidR="6D41B2ED" w:rsidRDefault="6D41B2ED" w:rsidP="6D41B2ED">
      <w:pPr>
        <w:pStyle w:val="Heading2"/>
        <w:spacing w:line="480" w:lineRule="auto"/>
        <w:jc w:val="center"/>
        <w:rPr>
          <w:rFonts w:ascii="Times New Roman" w:hAnsi="Times New Roman" w:cs="Times New Roman"/>
          <w:b/>
          <w:bCs/>
          <w:color w:val="0D0D0D" w:themeColor="text1" w:themeTint="F2"/>
          <w:lang w:val="en-US"/>
        </w:rPr>
      </w:pPr>
      <w:bookmarkStart w:id="52" w:name="_Toc215823030"/>
      <w:r w:rsidRPr="6D41B2ED">
        <w:rPr>
          <w:rFonts w:ascii="Times New Roman" w:hAnsi="Times New Roman" w:cs="Times New Roman"/>
          <w:b/>
          <w:bCs/>
          <w:color w:val="0D0D0D" w:themeColor="text1" w:themeTint="F2"/>
          <w:lang w:val="en-US"/>
        </w:rPr>
        <w:lastRenderedPageBreak/>
        <w:t>Analysis</w:t>
      </w:r>
      <w:bookmarkEnd w:id="52"/>
    </w:p>
    <w:p w14:paraId="0A77DC29" w14:textId="77777777" w:rsidR="00E543B6" w:rsidRPr="00E543B6" w:rsidRDefault="00E543B6" w:rsidP="00E543B6">
      <w:pPr>
        <w:pStyle w:val="Heading2"/>
        <w:spacing w:line="480" w:lineRule="auto"/>
        <w:rPr>
          <w:rFonts w:asciiTheme="majorBidi" w:hAnsiTheme="majorBidi"/>
          <w:b/>
          <w:color w:val="auto"/>
        </w:rPr>
      </w:pPr>
      <w:bookmarkStart w:id="53" w:name="_Toc215989348"/>
      <w:r w:rsidRPr="00E543B6">
        <w:rPr>
          <w:rFonts w:asciiTheme="majorBidi" w:hAnsiTheme="majorBidi"/>
          <w:b/>
          <w:color w:val="auto"/>
        </w:rPr>
        <w:t>Multivariable Sensor Correlation Analysis</w:t>
      </w:r>
      <w:bookmarkEnd w:id="53"/>
    </w:p>
    <w:p w14:paraId="3345C6C5" w14:textId="77777777" w:rsidR="00E543B6" w:rsidRDefault="00E543B6" w:rsidP="00E543B6">
      <w:pPr>
        <w:spacing w:line="480" w:lineRule="auto"/>
        <w:ind w:firstLine="720"/>
      </w:pPr>
      <w:r w:rsidRPr="00A06492">
        <w:t xml:space="preserve">A fundamental analytical element of this project involves creating a mathematical and physical relationship between vehicle emissions parameters, specifically CO concentration, dust particle density, and light intensity, and real traffic congestion. The system does not detect vehicles directly; instead, it analyzes the indirect signatures produced by them. The gathered data through the iterative calibration cycles indicated that the CO and dust particles’ concentrations grow almost linearly with the increase in traffic density, whereas the light intensity readings during the night show a significant increase from the headlights of the cars. By drawing these variables over time, the system marks the points of inflection, which are constant, and finds the change from free flow to congested flow. The interrelationships were tested and validated through several scenarios so that the sensors would pick up only the vehicular influence and not the random fluctuations. Moreover, the comparison of the variables enforces a stronger detection model: the system's confidence level in detecting congestion rises greatly if two or more parameters are simultaneously increasing. This approach of analyzing multiple variables converts standard low-cost sensors into a scientifically credible early-warning system, enabling the system to not only detect congestion </w:t>
      </w:r>
      <w:r w:rsidRPr="00A06492">
        <w:lastRenderedPageBreak/>
        <w:t>but also to forecast its arrival before the road is full. This prediction capability is the backbone of the automatic diversion mechanism and the urgent notifications sent through the mobile app, which makes the whole system effective</w:t>
      </w:r>
      <w:r>
        <w:t>.</w:t>
      </w:r>
    </w:p>
    <w:p w14:paraId="16E73E0C" w14:textId="77777777" w:rsidR="00E543B6" w:rsidRPr="00E543B6" w:rsidRDefault="00E543B6" w:rsidP="00E543B6">
      <w:pPr>
        <w:pStyle w:val="Heading2"/>
        <w:spacing w:line="480" w:lineRule="auto"/>
        <w:rPr>
          <w:rFonts w:asciiTheme="majorBidi" w:hAnsiTheme="majorBidi"/>
          <w:b/>
          <w:color w:val="auto"/>
        </w:rPr>
      </w:pPr>
      <w:r w:rsidRPr="00E543B6">
        <w:rPr>
          <w:rFonts w:asciiTheme="majorBidi" w:hAnsiTheme="majorBidi"/>
          <w:b/>
          <w:color w:val="auto"/>
        </w:rPr>
        <w:t>Predictive Congestion Modeling Using Mobile App</w:t>
      </w:r>
    </w:p>
    <w:p w14:paraId="40441AF7" w14:textId="77777777" w:rsidR="00E543B6" w:rsidRDefault="00E543B6" w:rsidP="00E543B6">
      <w:pPr>
        <w:spacing w:line="480" w:lineRule="auto"/>
        <w:ind w:firstLine="720"/>
        <w:rPr>
          <w:noProof/>
          <w:sz w:val="30"/>
          <w:szCs w:val="30"/>
        </w:rPr>
      </w:pPr>
      <w:r w:rsidRPr="00843485">
        <w:rPr>
          <w:noProof/>
        </w:rPr>
        <w:t xml:space="preserve">The addition of a mobile application to the system is a major step forward in turning it into a predictive traffic-management system, as it mainly shifts the analytical capabilities of the system to the predictive side. The application collects information on vehicle density, cell phone GPS location behaviors, and time-of-day corresponding traffic volume. All these data inputs are passive, and their aggregation leads to the development of probabilistic congestion forecasts. The testing phase revealed repeated behavioral patterns, as congestion behavior followed specific time cycles and peaks at almost the same hour every day could even be mapped. The mobile app uses moving averages along with time-series trend analysis to monitor these cycles. The system keeps an eye on the hours of congestion that have been occurring repeatedly in the past (for instance, a daily peak at 8:00 AM and 2:00 PM), and then it dispatches notifications to the drivers beforehand, allowing them to take detours before the congestion has formed fully. This capability of forecasting has two advantages. To begin with, it enables the green road to be opened beforehand, which helps in reducing the buildup of traffic </w:t>
      </w:r>
      <w:r w:rsidRPr="00843485">
        <w:rPr>
          <w:noProof/>
        </w:rPr>
        <w:lastRenderedPageBreak/>
        <w:t>pressure before the situation worsens. Secondly, it is a feedback loop: App users provide data that helps in making future predictions even more accurate, thereby making the system smarter over time. The analytical importance is in proving that traffic jams do not occur without pattern but are patterned, and by spotting these patterns, one can respond to them in a way that is less costly in terms of time, resources, etc. This would mean that rather than a hardware-only solution, the project would be an entire informatics system that combines human-data interaction and predictive analytics for better efficiency</w:t>
      </w:r>
      <w:r w:rsidRPr="002A50F0">
        <w:rPr>
          <w:noProof/>
          <w:sz w:val="30"/>
          <w:szCs w:val="30"/>
        </w:rPr>
        <w:t>.</w:t>
      </w:r>
    </w:p>
    <w:p w14:paraId="0FCB4FF3" w14:textId="77777777" w:rsidR="00E543B6" w:rsidRPr="00E543B6" w:rsidRDefault="00E543B6" w:rsidP="00E543B6">
      <w:pPr>
        <w:pStyle w:val="Heading2"/>
        <w:spacing w:line="480" w:lineRule="auto"/>
        <w:rPr>
          <w:rFonts w:asciiTheme="majorBidi" w:hAnsiTheme="majorBidi"/>
          <w:b/>
          <w:color w:val="auto"/>
        </w:rPr>
      </w:pPr>
      <w:bookmarkStart w:id="54" w:name="_Toc215989350"/>
      <w:r w:rsidRPr="00E543B6">
        <w:rPr>
          <w:rFonts w:asciiTheme="majorBidi" w:hAnsiTheme="majorBidi"/>
          <w:b/>
          <w:color w:val="auto"/>
        </w:rPr>
        <w:t>Threshold Modeling and Optimization for Automated Road Diversion</w:t>
      </w:r>
      <w:bookmarkEnd w:id="54"/>
    </w:p>
    <w:p w14:paraId="05C6C511" w14:textId="77777777" w:rsidR="00E543B6" w:rsidRDefault="00E543B6" w:rsidP="00E543B6">
      <w:pPr>
        <w:spacing w:line="480" w:lineRule="auto"/>
        <w:ind w:firstLine="720"/>
        <w:rPr>
          <w:rFonts w:cs="Times New Roman"/>
        </w:rPr>
      </w:pPr>
      <w:r w:rsidRPr="005C536C">
        <w:rPr>
          <w:rFonts w:cs="Times New Roman"/>
        </w:rPr>
        <w:t xml:space="preserve">One of the primary prerequisites for the acceptance and dependability of any automated traffic-response system is the establishment of scientifically justified and stable activation thresholds. In the present project, threshold modeling was regarded as a rigorous analytical method that relied on long-term empirical data and behavior analysis based on curves. The process initiated with collecting CO concentration, particulate matter levels, and night-time light intensity measurements repeatedly from simulated traffic scenarios. Eventually, clear behavioral patterns were formed. For instance, the CO and PM levels did not increase with the traffic density in a straight line, but rather they showed the </w:t>
      </w:r>
      <w:r w:rsidRPr="005C536C">
        <w:rPr>
          <w:rFonts w:cs="Times New Roman"/>
        </w:rPr>
        <w:lastRenderedPageBreak/>
        <w:t>presence of an "inflection zone" where the readings of the pollutants took a sharp rise once the vehicle speeds had consistently fallen below a certain value. This mathematical behavior, analogous to a breakpoint in the curve, indicated the change from normal flow to early congestion. During the nighttime trials, the light intensity sensor exhibited a pattern of growth likened to an exponential curve each time the vehicles were held up for a few minutes, thus creating a steep slope on the light intensity curve. By analyzing the characteristics of these curves, we determined the points where there was a significant change in the rate of change</w:t>
      </w:r>
      <w:r>
        <w:rPr>
          <w:rFonts w:cs="Times New Roman"/>
        </w:rPr>
        <w:t xml:space="preserve">, </w:t>
      </w:r>
      <w:r w:rsidRPr="005C536C">
        <w:rPr>
          <w:rFonts w:cs="Times New Roman"/>
        </w:rPr>
        <w:t>these were then considered as potential operational thresholds. From this analysis, a two-tier threshold system was designed. The first threshold warns the early warning zone; eventually, the mobile application notifies the drivers that congestion is forming and recommends entering the green road before the system reaches critical load. The second threshold is the true congestion, which the servo motor is then activated to automatically open the alternative lane</w:t>
      </w:r>
      <w:r>
        <w:rPr>
          <w:rFonts w:cs="Times New Roman"/>
        </w:rPr>
        <w:t>.</w:t>
      </w:r>
    </w:p>
    <w:p w14:paraId="3582E1F6" w14:textId="77777777" w:rsidR="00E543B6" w:rsidRPr="00E543B6" w:rsidRDefault="00E543B6" w:rsidP="00E543B6">
      <w:pPr>
        <w:pStyle w:val="Heading2"/>
        <w:spacing w:line="480" w:lineRule="auto"/>
        <w:rPr>
          <w:rFonts w:asciiTheme="majorBidi" w:hAnsiTheme="majorBidi"/>
          <w:b/>
          <w:color w:val="auto"/>
        </w:rPr>
      </w:pPr>
      <w:bookmarkStart w:id="55" w:name="_Toc215989351"/>
      <w:r w:rsidRPr="00E543B6">
        <w:rPr>
          <w:rFonts w:asciiTheme="majorBidi" w:hAnsiTheme="majorBidi"/>
          <w:b/>
          <w:color w:val="auto"/>
        </w:rPr>
        <w:t>Embedded system</w:t>
      </w:r>
      <w:bookmarkEnd w:id="55"/>
    </w:p>
    <w:p w14:paraId="79236A76" w14:textId="77777777" w:rsidR="00E543B6" w:rsidRDefault="00E543B6" w:rsidP="00E543B6">
      <w:pPr>
        <w:spacing w:line="480" w:lineRule="auto"/>
        <w:ind w:firstLine="720"/>
      </w:pPr>
      <w:r w:rsidRPr="00E4132C">
        <w:t xml:space="preserve">The embedded system centers </w:t>
      </w:r>
      <w:r>
        <w:t>on an Arduino controller that monitors the complex decision-making and management of the components required</w:t>
      </w:r>
      <w:r w:rsidRPr="00D1032B">
        <w:t xml:space="preserve"> for a trustworthy, 24-hour operation. The primary design of the system consists of time-</w:t>
      </w:r>
      <w:r w:rsidRPr="00D1032B">
        <w:lastRenderedPageBreak/>
        <w:t>based switching that proficiently controls two separate sensor systems</w:t>
      </w:r>
      <w:r>
        <w:t xml:space="preserve">, </w:t>
      </w:r>
      <w:r w:rsidRPr="00D1032B">
        <w:t>all day and night.</w:t>
      </w:r>
      <w:r w:rsidRPr="00C052EF">
        <w:t xml:space="preserve"> </w:t>
      </w:r>
    </w:p>
    <w:p w14:paraId="2D9C25AE" w14:textId="77777777" w:rsidR="00E543B6" w:rsidRDefault="00E543B6" w:rsidP="00E543B6">
      <w:pPr>
        <w:spacing w:line="480" w:lineRule="auto"/>
      </w:pPr>
      <w:r>
        <w:rPr>
          <w:noProof/>
        </w:rPr>
        <mc:AlternateContent>
          <mc:Choice Requires="wps">
            <w:drawing>
              <wp:anchor distT="0" distB="0" distL="114300" distR="114300" simplePos="0" relativeHeight="251661312" behindDoc="0" locked="0" layoutInCell="1" allowOverlap="1" wp14:anchorId="5C3F25B3" wp14:editId="7D962E46">
                <wp:simplePos x="0" y="0"/>
                <wp:positionH relativeFrom="column">
                  <wp:posOffset>3137647</wp:posOffset>
                </wp:positionH>
                <wp:positionV relativeFrom="paragraph">
                  <wp:posOffset>1598295</wp:posOffset>
                </wp:positionV>
                <wp:extent cx="2837180" cy="635"/>
                <wp:effectExtent l="0" t="0" r="1270" b="8255"/>
                <wp:wrapSquare wrapText="bothSides"/>
                <wp:docPr id="1901041694" name="Text Box 1"/>
                <wp:cNvGraphicFramePr/>
                <a:graphic xmlns:a="http://schemas.openxmlformats.org/drawingml/2006/main">
                  <a:graphicData uri="http://schemas.microsoft.com/office/word/2010/wordprocessingShape">
                    <wps:wsp>
                      <wps:cNvSpPr txBox="1"/>
                      <wps:spPr>
                        <a:xfrm>
                          <a:off x="0" y="0"/>
                          <a:ext cx="2837180" cy="635"/>
                        </a:xfrm>
                        <a:prstGeom prst="rect">
                          <a:avLst/>
                        </a:prstGeom>
                        <a:noFill/>
                        <a:ln>
                          <a:noFill/>
                        </a:ln>
                      </wps:spPr>
                      <wps:txbx>
                        <w:txbxContent>
                          <w:p w14:paraId="444F2E66" w14:textId="3239FF17" w:rsidR="00E543B6" w:rsidRPr="005D4304" w:rsidRDefault="00E543B6" w:rsidP="00E543B6">
                            <w:pPr>
                              <w:pStyle w:val="Caption"/>
                              <w:rPr>
                                <w:noProof/>
                                <w:sz w:val="28"/>
                                <w:szCs w:val="28"/>
                              </w:rPr>
                            </w:pPr>
                            <w:r>
                              <w:t xml:space="preserve">Figure </w:t>
                            </w:r>
                            <w:r w:rsidR="00436093">
                              <w:rPr>
                                <w:lang w:val="en-US"/>
                              </w:rPr>
                              <w:t>25</w:t>
                            </w:r>
                            <w:r>
                              <w:t xml:space="preserve"> Sensors’ connections to the Arduino UNO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F25B3" id="_x0000_s1052" type="#_x0000_t202" style="position:absolute;margin-left:247.05pt;margin-top:125.85pt;width:223.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" filled="f" stroked="f">
                <v:textbox style="mso-fit-shape-to-text:t" inset="0,0,0,0">
                  <w:txbxContent>
                    <w:p w14:paraId="444F2E66" w14:textId="3239FF17" w:rsidR="00E543B6" w:rsidRPr="005D4304" w:rsidRDefault="00E543B6" w:rsidP="00E543B6">
                      <w:pPr>
                        <w:pStyle w:val="Caption"/>
                        <w:rPr>
                          <w:noProof/>
                          <w:sz w:val="28"/>
                          <w:szCs w:val="28"/>
                        </w:rPr>
                      </w:pPr>
                      <w:r>
                        <w:t xml:space="preserve">Figure </w:t>
                      </w:r>
                      <w:r w:rsidR="00436093">
                        <w:rPr>
                          <w:lang w:val="en-US"/>
                        </w:rPr>
                        <w:t>25</w:t>
                      </w:r>
                      <w:r>
                        <w:t xml:space="preserve"> Sensors’ connections to the Arduino UNO</w:t>
                      </w:r>
                    </w:p>
                  </w:txbxContent>
                </v:textbox>
                <w10:wrap type="square"/>
              </v:shape>
            </w:pict>
          </mc:Fallback>
        </mc:AlternateContent>
      </w:r>
      <w:r>
        <w:rPr>
          <w:noProof/>
        </w:rPr>
        <w:drawing>
          <wp:anchor distT="0" distB="0" distL="114300" distR="114300" simplePos="0" relativeHeight="251660288" behindDoc="1" locked="0" layoutInCell="1" allowOverlap="1" wp14:anchorId="057A2300" wp14:editId="399D7C4F">
            <wp:simplePos x="0" y="0"/>
            <wp:positionH relativeFrom="margin">
              <wp:align>right</wp:align>
            </wp:positionH>
            <wp:positionV relativeFrom="paragraph">
              <wp:posOffset>0</wp:posOffset>
            </wp:positionV>
            <wp:extent cx="2837180" cy="1548765"/>
            <wp:effectExtent l="0" t="0" r="1270" b="0"/>
            <wp:wrapTight wrapText="bothSides">
              <wp:wrapPolygon edited="0">
                <wp:start x="0" y="0"/>
                <wp:lineTo x="0" y="21255"/>
                <wp:lineTo x="21465" y="21255"/>
                <wp:lineTo x="21465" y="0"/>
                <wp:lineTo x="0" y="0"/>
              </wp:wrapPolygon>
            </wp:wrapTight>
            <wp:docPr id="901471158" name="Picture 22" descr="Sensors connections to the 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1158" name="Picture 22" descr="Sensors connections to the Arduino UN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37180" cy="1548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1347">
        <w:t>The controller is mainly responsible for the sensor confirmation logic. It analyzes the MQ-7 gas sensor (CO) and the GP2Y1010 optical dust sensor (PM2.5) data during the day. Congestion will only be recognized if both sensors indicate high values at the same time. At night, the switch is made to the BH1750 light sensor and the AMG8833 thermal array sensor, the latter being used to identify heat patterns from parked cars</w:t>
      </w:r>
      <w:r>
        <w:t>,</w:t>
      </w:r>
      <w:r w:rsidRPr="00D91347">
        <w:t xml:space="preserve"> thereby ensuring reliability irrespective of the situation (e.g., in fog).</w:t>
      </w:r>
      <w:r>
        <w:br/>
      </w:r>
      <w:r>
        <w:tab/>
      </w:r>
      <w:r w:rsidRPr="00D0557F">
        <w:t>Power management for the pairs of sensors is a very important design specification for the Arduino; this means that only the designated sensors will be allowed to be on for their specific time. This plan directly complements the design objective of extending the life of each sensor effectively by two times. Once the Arduino has confirmed congestion, it will activate a servo motor or a relay to either raise a barrier or change a traffic signal to allow secondary road opening. The system will continue to function until the traffic situation is back to normal; then, the controller will instruct the actuator to close the secondary road.</w:t>
      </w:r>
    </w:p>
    <w:p w14:paraId="47171FF7" w14:textId="74460B5E" w:rsidR="3FAB2E4C" w:rsidRDefault="6D41B2ED" w:rsidP="60A91743">
      <w:pPr>
        <w:pStyle w:val="Heading2"/>
        <w:spacing w:line="480" w:lineRule="auto"/>
        <w:jc w:val="center"/>
        <w:rPr>
          <w:rFonts w:ascii="Times New Roman" w:hAnsi="Times New Roman" w:cs="Times New Roman"/>
          <w:b/>
          <w:bCs/>
          <w:color w:val="0D0D0D" w:themeColor="text1" w:themeTint="F2"/>
          <w:lang w:val="en-US"/>
        </w:rPr>
      </w:pPr>
      <w:bookmarkStart w:id="56" w:name="_Toc215823031"/>
      <w:r w:rsidRPr="6D41B2ED">
        <w:rPr>
          <w:rFonts w:ascii="Times New Roman" w:hAnsi="Times New Roman" w:cs="Times New Roman"/>
          <w:b/>
          <w:bCs/>
          <w:color w:val="0D0D0D" w:themeColor="text1" w:themeTint="F2"/>
          <w:lang w:val="en-US"/>
        </w:rPr>
        <w:lastRenderedPageBreak/>
        <w:t>Conclusions</w:t>
      </w:r>
      <w:bookmarkEnd w:id="56"/>
    </w:p>
    <w:p w14:paraId="5410EFD5" w14:textId="77777777" w:rsidR="00450435" w:rsidRDefault="00450435" w:rsidP="00450435">
      <w:pPr>
        <w:spacing w:line="480" w:lineRule="auto"/>
        <w:ind w:firstLine="720"/>
      </w:pPr>
      <w:r w:rsidRPr="00721A2A">
        <w:t>To sum it up, urban congestion hinders development in countries like Egypt, specifically affecting the economic and public health sectors. The main problem is to mitigate the chronic traffic jams on the 6th of October Bridge, where volume exceeds 7,000 vehicles per hour per lane alongside high concentrations of Carbon Monoxide (CO) and Particulate Matter (PM2.5). Solving this significantly increases the flow rate, reducing lost economic productivity and the Urban Pollution Island effect. Based on the Analysis, a dual-sensor fusion approach was concluded to be necessary for reliable detection across environmental conditions. Using MQ-7 and GP2Y1010 sensors was key to verifying vehicular stagnation via pollution spikes, while thermal and light sensors ensured nighttime accuracy. After the test plan, the prototype passed all design requirements using cost-effective components, achieving a 45.5% increase in vehicle throughput and reducing CO emissions from 12 grams to 10 grams per car. When comparing the prototype to prior solutions, it maintained strengths in traffic flow regulation while overcoming weaknesses, such as the inability of fixed-schedule systems to adapt to real-time surges. More discussion on these results will follow in the recommendation section</w:t>
      </w:r>
      <w:r w:rsidRPr="000958D9">
        <w:t>.</w:t>
      </w:r>
      <w:r>
        <w:t xml:space="preserve"> </w:t>
      </w:r>
    </w:p>
    <w:p w14:paraId="0656B958" w14:textId="77777777" w:rsidR="00450435" w:rsidRPr="00450435" w:rsidRDefault="00450435" w:rsidP="00450435"/>
    <w:p w14:paraId="1639B3D6" w14:textId="45988524" w:rsidR="6D41B2ED" w:rsidRDefault="6D41B2ED" w:rsidP="6D41B2ED">
      <w:pPr>
        <w:pStyle w:val="Heading2"/>
        <w:spacing w:line="480" w:lineRule="auto"/>
        <w:jc w:val="center"/>
        <w:rPr>
          <w:rFonts w:ascii="Times New Roman" w:hAnsi="Times New Roman" w:cs="Times New Roman"/>
          <w:b/>
          <w:bCs/>
          <w:color w:val="0D0D0D" w:themeColor="text1" w:themeTint="F2"/>
          <w:lang w:val="en-US"/>
        </w:rPr>
      </w:pPr>
      <w:bookmarkStart w:id="57" w:name="_Toc215823032"/>
      <w:r w:rsidRPr="6D41B2ED">
        <w:rPr>
          <w:rFonts w:ascii="Times New Roman" w:hAnsi="Times New Roman" w:cs="Times New Roman"/>
          <w:b/>
          <w:bCs/>
          <w:color w:val="0D0D0D" w:themeColor="text1" w:themeTint="F2"/>
          <w:lang w:val="en-US"/>
        </w:rPr>
        <w:lastRenderedPageBreak/>
        <w:t>Recommendation</w:t>
      </w:r>
      <w:bookmarkEnd w:id="57"/>
    </w:p>
    <w:p w14:paraId="41784179" w14:textId="2F0D4112" w:rsidR="00860694" w:rsidRPr="00860694" w:rsidRDefault="00860694" w:rsidP="00860694">
      <w:pPr>
        <w:pStyle w:val="Heading2"/>
        <w:spacing w:line="480" w:lineRule="auto"/>
        <w:rPr>
          <w:rFonts w:asciiTheme="majorBidi" w:hAnsiTheme="majorBidi"/>
          <w:b/>
          <w:color w:val="auto"/>
        </w:rPr>
      </w:pPr>
      <w:bookmarkStart w:id="58" w:name="_Toc215989354"/>
      <w:r w:rsidRPr="00860694">
        <w:rPr>
          <w:rFonts w:asciiTheme="majorBidi" w:hAnsiTheme="majorBidi"/>
          <w:b/>
          <w:color w:val="auto"/>
        </w:rPr>
        <w:t>Real-life application</w:t>
      </w:r>
      <w:bookmarkEnd w:id="58"/>
    </w:p>
    <w:p w14:paraId="44D2B3EA" w14:textId="77777777" w:rsidR="00860694" w:rsidRPr="008842D5" w:rsidRDefault="00860694" w:rsidP="00860694">
      <w:pPr>
        <w:spacing w:line="480" w:lineRule="auto"/>
        <w:ind w:firstLine="720"/>
      </w:pPr>
      <w:r>
        <w:rPr>
          <w:noProof/>
        </w:rPr>
        <mc:AlternateContent>
          <mc:Choice Requires="wps">
            <w:drawing>
              <wp:anchor distT="0" distB="0" distL="114300" distR="114300" simplePos="0" relativeHeight="251667456" behindDoc="1" locked="0" layoutInCell="1" allowOverlap="1" wp14:anchorId="56140FDC" wp14:editId="5AB1425D">
                <wp:simplePos x="0" y="0"/>
                <wp:positionH relativeFrom="column">
                  <wp:posOffset>2790483</wp:posOffset>
                </wp:positionH>
                <wp:positionV relativeFrom="paragraph">
                  <wp:posOffset>2599543</wp:posOffset>
                </wp:positionV>
                <wp:extent cx="3178810" cy="635"/>
                <wp:effectExtent l="0" t="0" r="2540" b="8255"/>
                <wp:wrapTight wrapText="bothSides">
                  <wp:wrapPolygon edited="0">
                    <wp:start x="0" y="0"/>
                    <wp:lineTo x="0" y="20698"/>
                    <wp:lineTo x="21488" y="20698"/>
                    <wp:lineTo x="21488" y="0"/>
                    <wp:lineTo x="0" y="0"/>
                  </wp:wrapPolygon>
                </wp:wrapTight>
                <wp:docPr id="1048321094" name="Text Box 1"/>
                <wp:cNvGraphicFramePr/>
                <a:graphic xmlns:a="http://schemas.openxmlformats.org/drawingml/2006/main">
                  <a:graphicData uri="http://schemas.microsoft.com/office/word/2010/wordprocessingShape">
                    <wps:wsp>
                      <wps:cNvSpPr txBox="1"/>
                      <wps:spPr>
                        <a:xfrm>
                          <a:off x="0" y="0"/>
                          <a:ext cx="3178810" cy="635"/>
                        </a:xfrm>
                        <a:prstGeom prst="rect">
                          <a:avLst/>
                        </a:prstGeom>
                        <a:noFill/>
                        <a:ln>
                          <a:noFill/>
                        </a:ln>
                      </wps:spPr>
                      <wps:txbx>
                        <w:txbxContent>
                          <w:p w14:paraId="2B38D406" w14:textId="3FE8256D" w:rsidR="00860694" w:rsidRPr="00975C46" w:rsidRDefault="00860694" w:rsidP="00860694">
                            <w:pPr>
                              <w:pStyle w:val="Caption"/>
                              <w:rPr>
                                <w:noProof/>
                                <w:sz w:val="28"/>
                                <w:szCs w:val="28"/>
                              </w:rPr>
                            </w:pPr>
                            <w:r>
                              <w:t xml:space="preserve">Figure </w:t>
                            </w:r>
                            <w:r>
                              <w:rPr>
                                <w:lang w:val="en-US"/>
                              </w:rPr>
                              <w:t>26</w:t>
                            </w:r>
                            <w:r>
                              <w:t xml:space="preserve">  Traffic congestion on the 6</w:t>
                            </w:r>
                            <w:r w:rsidRPr="006B0C84">
                              <w:rPr>
                                <w:vertAlign w:val="superscript"/>
                              </w:rPr>
                              <w:t xml:space="preserve">th </w:t>
                            </w:r>
                            <w:r w:rsidRPr="003356A1">
                              <w:t>of</w:t>
                            </w:r>
                            <w:r>
                              <w:t xml:space="preserve"> October bridge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40FDC" id="_x0000_s1053" type="#_x0000_t202" style="position:absolute;left:0;text-align:left;margin-left:219.7pt;margin-top:204.7pt;width:250.3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" filled="f" stroked="f">
                <v:textbox style="mso-fit-shape-to-text:t" inset="0,0,0,0">
                  <w:txbxContent>
                    <w:p w14:paraId="2B38D406" w14:textId="3FE8256D" w:rsidR="00860694" w:rsidRPr="00975C46" w:rsidRDefault="00860694" w:rsidP="00860694">
                      <w:pPr>
                        <w:pStyle w:val="Caption"/>
                        <w:rPr>
                          <w:noProof/>
                          <w:sz w:val="28"/>
                          <w:szCs w:val="28"/>
                        </w:rPr>
                      </w:pPr>
                      <w:r>
                        <w:t xml:space="preserve">Figure </w:t>
                      </w:r>
                      <w:r>
                        <w:rPr>
                          <w:lang w:val="en-US"/>
                        </w:rPr>
                        <w:t>26</w:t>
                      </w:r>
                      <w:r>
                        <w:t xml:space="preserve">  Traffic congestion on the 6</w:t>
                      </w:r>
                      <w:r w:rsidRPr="006B0C84">
                        <w:rPr>
                          <w:vertAlign w:val="superscript"/>
                        </w:rPr>
                        <w:t xml:space="preserve">th </w:t>
                      </w:r>
                      <w:r w:rsidRPr="003356A1">
                        <w:t>of</w:t>
                      </w:r>
                      <w:r>
                        <w:t xml:space="preserve"> October bridge </w:t>
                      </w:r>
                    </w:p>
                  </w:txbxContent>
                </v:textbox>
                <w10:wrap type="tight"/>
              </v:shape>
            </w:pict>
          </mc:Fallback>
        </mc:AlternateContent>
      </w:r>
      <w:r>
        <w:rPr>
          <w:noProof/>
        </w:rPr>
        <w:drawing>
          <wp:anchor distT="0" distB="0" distL="114300" distR="114300" simplePos="0" relativeHeight="251665408" behindDoc="1" locked="0" layoutInCell="1" allowOverlap="1" wp14:anchorId="5D4BC2A6" wp14:editId="3E77447A">
            <wp:simplePos x="0" y="0"/>
            <wp:positionH relativeFrom="margin">
              <wp:align>right</wp:align>
            </wp:positionH>
            <wp:positionV relativeFrom="paragraph">
              <wp:posOffset>516890</wp:posOffset>
            </wp:positionV>
            <wp:extent cx="3178810" cy="2031365"/>
            <wp:effectExtent l="0" t="0" r="2540" b="6985"/>
            <wp:wrapTight wrapText="bothSides">
              <wp:wrapPolygon edited="0">
                <wp:start x="0" y="0"/>
                <wp:lineTo x="0" y="21472"/>
                <wp:lineTo x="21488" y="21472"/>
                <wp:lineTo x="21488" y="0"/>
                <wp:lineTo x="0" y="0"/>
              </wp:wrapPolygon>
            </wp:wrapTight>
            <wp:docPr id="115008497" name="Picture 16" descr="6th of October Bridge Is Closing Down for Two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th of October Bridge Is Closing Down for Two Month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78810" cy="203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5864">
        <w:t xml:space="preserve">The proposed project involves the development of a large-scale Intelligent Traffic Management System (ITMS) </w:t>
      </w:r>
      <w:r>
        <w:t>for the 6th of October Bridge in Cairo. Shown in Figure x, it is a crucial 20.5 km elevated highway connecting Giza with central Cairo and</w:t>
      </w:r>
      <w:r w:rsidRPr="00F75864">
        <w:t xml:space="preserve"> serving around 500,000 vehicles daily. Despite its importance, the bridge experiences significant traffic congestion during peak hours, with vehicle volumes exceeding 7,000 per lane, leading to average speeds below 15 km/h and long idling times of over 45 minutes. The ITMS will monitor congestion along a 2 km test segment with four lanes in each direction, utilizing sensor clusters positioned 200 meters apart, affixed to existing light poles at heights suitable for day and night conditions. </w:t>
      </w:r>
      <w:r w:rsidRPr="00F75864">
        <w:br/>
      </w:r>
      <w:r>
        <w:tab/>
      </w:r>
      <w:r w:rsidRPr="00F75864">
        <w:t xml:space="preserve">The system will operate in three stages: first, continuous environmental monitoring will gather real-time data on carbon monoxide, particulate matter, light pollution, and thermal signatures to identify vehicular congestion patterns. Second, intelligent decision-making will apply data fusion algorithms to analyze the </w:t>
      </w:r>
      <w:r w:rsidRPr="00F75864">
        <w:lastRenderedPageBreak/>
        <w:t>gathered information</w:t>
      </w:r>
      <w:r>
        <w:t xml:space="preserve"> and activate lane management protocols when congestion exceeds defined thresholds for more than 5</w:t>
      </w:r>
      <w:r w:rsidRPr="00F75864">
        <w:t xml:space="preserve"> minutes. Lastly, during the control and actuation stage, high-precision servo motors and traffic signal controllers will be employed, managed by an Arduino-based central processing unit, to dynamically manage traffic flow by opening relief lanes or reversing lane directions based on real-time data and traffic density.</w:t>
      </w:r>
    </w:p>
    <w:p w14:paraId="624CF1D8" w14:textId="77777777" w:rsidR="00860694" w:rsidRPr="00860694" w:rsidRDefault="00860694" w:rsidP="00860694">
      <w:pPr>
        <w:pStyle w:val="Heading2"/>
        <w:spacing w:line="480" w:lineRule="auto"/>
        <w:rPr>
          <w:rFonts w:asciiTheme="majorBidi" w:hAnsiTheme="majorBidi"/>
          <w:b/>
          <w:color w:val="auto"/>
        </w:rPr>
      </w:pPr>
      <w:bookmarkStart w:id="59" w:name="_Toc215989355"/>
      <w:r w:rsidRPr="00860694">
        <w:rPr>
          <w:rFonts w:asciiTheme="majorBidi" w:hAnsiTheme="majorBidi"/>
          <w:b/>
          <w:color w:val="auto"/>
        </w:rPr>
        <w:t>The usage of high-precision sensors</w:t>
      </w:r>
      <w:bookmarkEnd w:id="59"/>
    </w:p>
    <w:p w14:paraId="3CE6E381" w14:textId="77777777" w:rsidR="00860694" w:rsidRPr="002F6ADF" w:rsidRDefault="00860694" w:rsidP="00860694">
      <w:pPr>
        <w:spacing w:line="480" w:lineRule="auto"/>
      </w:pPr>
      <w:r>
        <w:rPr>
          <w:noProof/>
        </w:rPr>
        <mc:AlternateContent>
          <mc:Choice Requires="wps">
            <w:drawing>
              <wp:anchor distT="0" distB="0" distL="114300" distR="114300" simplePos="0" relativeHeight="251671552" behindDoc="1" locked="0" layoutInCell="1" allowOverlap="1" wp14:anchorId="008AE4ED" wp14:editId="6B7CFB16">
                <wp:simplePos x="0" y="0"/>
                <wp:positionH relativeFrom="margin">
                  <wp:align>right</wp:align>
                </wp:positionH>
                <wp:positionV relativeFrom="paragraph">
                  <wp:posOffset>2137703</wp:posOffset>
                </wp:positionV>
                <wp:extent cx="2795905" cy="635"/>
                <wp:effectExtent l="0" t="0" r="4445" b="8255"/>
                <wp:wrapTight wrapText="bothSides">
                  <wp:wrapPolygon edited="0">
                    <wp:start x="0" y="0"/>
                    <wp:lineTo x="0" y="20698"/>
                    <wp:lineTo x="21487" y="20698"/>
                    <wp:lineTo x="21487" y="0"/>
                    <wp:lineTo x="0" y="0"/>
                  </wp:wrapPolygon>
                </wp:wrapTight>
                <wp:docPr id="1257252172" name="Text Box 1"/>
                <wp:cNvGraphicFramePr/>
                <a:graphic xmlns:a="http://schemas.openxmlformats.org/drawingml/2006/main">
                  <a:graphicData uri="http://schemas.microsoft.com/office/word/2010/wordprocessingShape">
                    <wps:wsp>
                      <wps:cNvSpPr txBox="1"/>
                      <wps:spPr>
                        <a:xfrm>
                          <a:off x="0" y="0"/>
                          <a:ext cx="2795905" cy="635"/>
                        </a:xfrm>
                        <a:prstGeom prst="rect">
                          <a:avLst/>
                        </a:prstGeom>
                        <a:noFill/>
                        <a:ln>
                          <a:noFill/>
                        </a:ln>
                      </wps:spPr>
                      <wps:txbx>
                        <w:txbxContent>
                          <w:p w14:paraId="095000C3" w14:textId="6DF9C1E0" w:rsidR="00860694" w:rsidRPr="00170986" w:rsidRDefault="00860694" w:rsidP="00860694">
                            <w:pPr>
                              <w:pStyle w:val="Caption"/>
                              <w:rPr>
                                <w:noProof/>
                                <w:sz w:val="28"/>
                                <w:szCs w:val="28"/>
                              </w:rPr>
                            </w:pPr>
                            <w:r>
                              <w:t xml:space="preserve">Figure </w:t>
                            </w:r>
                            <w:r>
                              <w:rPr>
                                <w:lang w:val="en-US"/>
                              </w:rPr>
                              <w:t>27</w:t>
                            </w:r>
                            <w:r>
                              <w:t xml:space="preserve"> The collection of the high-precision sensors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AE4ED" id="_x0000_s1054" type="#_x0000_t202" style="position:absolute;margin-left:168.95pt;margin-top:168.3pt;width:220.15pt;height:.05pt;z-index:-2516449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" filled="f" stroked="f">
                <v:textbox style="mso-fit-shape-to-text:t" inset="0,0,0,0">
                  <w:txbxContent>
                    <w:p w14:paraId="095000C3" w14:textId="6DF9C1E0" w:rsidR="00860694" w:rsidRPr="00170986" w:rsidRDefault="00860694" w:rsidP="00860694">
                      <w:pPr>
                        <w:pStyle w:val="Caption"/>
                        <w:rPr>
                          <w:noProof/>
                          <w:sz w:val="28"/>
                          <w:szCs w:val="28"/>
                        </w:rPr>
                      </w:pPr>
                      <w:r>
                        <w:t xml:space="preserve">Figure </w:t>
                      </w:r>
                      <w:r>
                        <w:rPr>
                          <w:lang w:val="en-US"/>
                        </w:rPr>
                        <w:t>27</w:t>
                      </w:r>
                      <w:r>
                        <w:t xml:space="preserve"> The collection of the high-precision sensors </w:t>
                      </w:r>
                    </w:p>
                  </w:txbxContent>
                </v:textbox>
                <w10:wrap type="tight" anchorx="margin"/>
              </v:shape>
            </w:pict>
          </mc:Fallback>
        </mc:AlternateContent>
      </w:r>
      <w:r w:rsidRPr="002E43E6">
        <w:rPr>
          <w:noProof/>
        </w:rPr>
        <w:drawing>
          <wp:anchor distT="0" distB="0" distL="114300" distR="114300" simplePos="0" relativeHeight="251669504" behindDoc="1" locked="0" layoutInCell="1" allowOverlap="1" wp14:anchorId="34B97487" wp14:editId="49B835E2">
            <wp:simplePos x="0" y="0"/>
            <wp:positionH relativeFrom="margin">
              <wp:posOffset>2924810</wp:posOffset>
            </wp:positionH>
            <wp:positionV relativeFrom="paragraph">
              <wp:posOffset>574040</wp:posOffset>
            </wp:positionV>
            <wp:extent cx="2795905" cy="1494790"/>
            <wp:effectExtent l="0" t="0" r="4445" b="0"/>
            <wp:wrapTight wrapText="bothSides">
              <wp:wrapPolygon edited="0">
                <wp:start x="0" y="0"/>
                <wp:lineTo x="0" y="21196"/>
                <wp:lineTo x="21487" y="21196"/>
                <wp:lineTo x="21487" y="0"/>
                <wp:lineTo x="0" y="0"/>
              </wp:wrapPolygon>
            </wp:wrapTight>
            <wp:docPr id="1238001457" name="Picture 23" descr="A blue square device with a black fa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1457" name="Picture 23" descr="A blue square device with a black fan and wires&#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95905" cy="1494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2"/>
          <w:szCs w:val="32"/>
        </w:rPr>
        <mc:AlternateContent>
          <mc:Choice Requires="wps">
            <w:drawing>
              <wp:anchor distT="0" distB="0" distL="114300" distR="114300" simplePos="0" relativeHeight="251663360" behindDoc="0" locked="0" layoutInCell="1" allowOverlap="1" wp14:anchorId="3AF80CF2" wp14:editId="591584B1">
                <wp:simplePos x="0" y="0"/>
                <wp:positionH relativeFrom="column">
                  <wp:posOffset>3910623</wp:posOffset>
                </wp:positionH>
                <wp:positionV relativeFrom="paragraph">
                  <wp:posOffset>175944</wp:posOffset>
                </wp:positionV>
                <wp:extent cx="1744980" cy="258445"/>
                <wp:effectExtent l="0" t="0" r="7620" b="8255"/>
                <wp:wrapTight wrapText="bothSides">
                  <wp:wrapPolygon edited="0">
                    <wp:start x="0" y="0"/>
                    <wp:lineTo x="0" y="20698"/>
                    <wp:lineTo x="21459" y="20698"/>
                    <wp:lineTo x="21459" y="0"/>
                    <wp:lineTo x="0" y="0"/>
                  </wp:wrapPolygon>
                </wp:wrapTight>
                <wp:docPr id="625462969" name="Text Box 1"/>
                <wp:cNvGraphicFramePr/>
                <a:graphic xmlns:a="http://schemas.openxmlformats.org/drawingml/2006/main">
                  <a:graphicData uri="http://schemas.microsoft.com/office/word/2010/wordprocessingShape">
                    <wps:wsp>
                      <wps:cNvSpPr txBox="1"/>
                      <wps:spPr>
                        <a:xfrm>
                          <a:off x="0" y="0"/>
                          <a:ext cx="1744980" cy="258445"/>
                        </a:xfrm>
                        <a:prstGeom prst="rect">
                          <a:avLst/>
                        </a:prstGeom>
                        <a:noFill/>
                        <a:ln>
                          <a:noFill/>
                        </a:ln>
                      </wps:spPr>
                      <wps:txbx>
                        <w:txbxContent>
                          <w:p w14:paraId="13E09D71" w14:textId="77777777" w:rsidR="00860694" w:rsidRPr="00AD4335" w:rsidRDefault="00860694" w:rsidP="0086069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80CF2" id="_x0000_s1055" type="#_x0000_t202" style="position:absolute;margin-left:307.9pt;margin-top:13.85pt;width:137.4pt;height:20.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" filled="f" stroked="f">
                <v:textbox style="mso-fit-shape-to-text:t" inset="0,0,0,0">
                  <w:txbxContent>
                    <w:p w14:paraId="13E09D71" w14:textId="77777777" w:rsidR="00860694" w:rsidRPr="00AD4335" w:rsidRDefault="00860694" w:rsidP="00860694">
                      <w:pPr>
                        <w:pStyle w:val="Caption"/>
                        <w:rPr>
                          <w:noProof/>
                        </w:rPr>
                      </w:pPr>
                    </w:p>
                  </w:txbxContent>
                </v:textbox>
                <w10:wrap type="tight"/>
              </v:shape>
            </w:pict>
          </mc:Fallback>
        </mc:AlternateContent>
      </w:r>
      <w:r>
        <w:rPr>
          <w:sz w:val="32"/>
          <w:szCs w:val="32"/>
        </w:rPr>
        <w:tab/>
      </w:r>
      <w:r w:rsidRPr="00F724C8">
        <w:t xml:space="preserve">In real-life applications, RO systems must be employed in reducing water salinity. Reverse osmosis, </w:t>
      </w:r>
      <w:r w:rsidRPr="00B15FC3">
        <w:rPr>
          <w:b/>
          <w:bCs/>
        </w:rPr>
        <w:t xml:space="preserve">shown in Figure </w:t>
      </w:r>
      <w:r>
        <w:rPr>
          <w:b/>
          <w:bCs/>
        </w:rPr>
        <w:t>11</w:t>
      </w:r>
      <w:r w:rsidRPr="00F724C8">
        <w:t>, is a filtration process that forces water through the semi-permeable membrane, removing up to 99% of any salts and impurities</w:t>
      </w:r>
      <w:r>
        <w:t xml:space="preserve">. </w:t>
      </w:r>
      <w:r w:rsidRPr="00F724C8">
        <w:t>The water is forced to move through th</w:t>
      </w:r>
      <w:r>
        <w:t>is</w:t>
      </w:r>
      <w:r w:rsidRPr="00F724C8">
        <w:t xml:space="preserve"> membrane in </w:t>
      </w:r>
      <w:r>
        <w:t>an</w:t>
      </w:r>
      <w:r w:rsidRPr="00F724C8">
        <w:t xml:space="preserve"> opposite direction </w:t>
      </w:r>
      <w:r>
        <w:t>to</w:t>
      </w:r>
      <w:r w:rsidRPr="00F724C8">
        <w:t xml:space="preserve"> natural osmosis due to</w:t>
      </w:r>
      <w:r>
        <w:t xml:space="preserve"> an</w:t>
      </w:r>
      <w:r w:rsidRPr="00F724C8">
        <w:t xml:space="preserve"> increased pressure </w:t>
      </w:r>
      <w:r>
        <w:t>exceeding the osmotic pressure</w:t>
      </w:r>
      <w:r w:rsidRPr="00F724C8">
        <w:t>.</w:t>
      </w:r>
      <w:r>
        <w:t xml:space="preserve"> </w:t>
      </w:r>
      <w:r w:rsidRPr="00F724C8">
        <w:t xml:space="preserve">It functions using the same idea as osmosis, but in the opposite way. </w:t>
      </w:r>
      <w:r>
        <w:t xml:space="preserve"> It requires</w:t>
      </w:r>
      <w:r w:rsidRPr="00F724C8">
        <w:t xml:space="preserve"> energy inputs typically ranging from 2-6 kWh/m³ for brackish water desalination. The industrial RO systems ensure a uniform water treatment and more control over pressure management and membrane maintenance. This is </w:t>
      </w:r>
      <w:r w:rsidRPr="00F724C8">
        <w:lastRenderedPageBreak/>
        <w:t xml:space="preserve">necessary to sustain large-scale production for agricultural or municipal usage and to achieve stable desalination efficiency. They have more automation, scalability, and safety than manual filtration techniques. </w:t>
      </w:r>
      <w:r>
        <w:t xml:space="preserve">It is better than zeolite, which has a limited capacity and requires frequent regeneration. </w:t>
      </w:r>
      <w:r w:rsidRPr="00F724C8">
        <w:t>RO has not been used in our prototype due to the unfeasibility posed by the high energy costs and the massive infrastructure due to such capital-intensive requirements for our relatively smaller-scale prototype.</w:t>
      </w:r>
    </w:p>
    <w:p w14:paraId="00B2A542" w14:textId="77777777" w:rsidR="00860694" w:rsidRPr="00860694" w:rsidRDefault="00860694" w:rsidP="00860694">
      <w:pPr>
        <w:pStyle w:val="Heading2"/>
        <w:spacing w:line="480" w:lineRule="auto"/>
        <w:rPr>
          <w:rFonts w:asciiTheme="majorBidi" w:hAnsiTheme="majorBidi"/>
          <w:b/>
          <w:color w:val="auto"/>
        </w:rPr>
      </w:pPr>
      <w:bookmarkStart w:id="60" w:name="_Toc215989356"/>
      <w:r w:rsidRPr="00860694">
        <w:rPr>
          <w:rFonts w:asciiTheme="majorBidi" w:hAnsiTheme="majorBidi"/>
          <w:b/>
          <w:color w:val="auto"/>
        </w:rPr>
        <w:t>FM implementation as a way to communicate</w:t>
      </w:r>
      <w:bookmarkEnd w:id="60"/>
    </w:p>
    <w:p w14:paraId="03CD7446" w14:textId="0E2BC051" w:rsidR="406CD066" w:rsidRDefault="00860694" w:rsidP="00860694">
      <w:pPr>
        <w:spacing w:before="240" w:after="240" w:line="480" w:lineRule="auto"/>
        <w:ind w:firstLine="720"/>
      </w:pPr>
      <w:r w:rsidRPr="00977C33">
        <w:t xml:space="preserve">To provide real-time traffic updates to motorists, the FM Radio Data System (RDS) and its Traffic Message Channel (TMC) are highly recommended. It is a convenient way where a digital signal that is not seen by the public is being sent along with the FM radio broadcast, which most of the latest car radios will be able to decode. The main advantage of this system is that a car navigation system is involved, showing not only the locations of the traffic jams on the map but also, most importantly, finding the faster, alternative routes to avoid congestion and suggesting them automatically. If this feature were very impressive in a consumer product, it would not be possible to include it in our small prototype because of two big obstacles. First of all, it is hard to get government consent for the broadcasting of an FM signal (a broadcasting license) at all, and even if you do, it </w:t>
      </w:r>
      <w:r w:rsidRPr="00977C33">
        <w:lastRenderedPageBreak/>
        <w:t>is illegal for school projects, as it could interfere with official radio stations. Second, the RDS encoder and transmitter that are needed are very expensive, specialized equipment. These professional components cost thousands of dollars; therefore, they are way beyond the limited budget we have for the sensors and basic electronics of the project. Therefore, we will keep this intelligent communication method for the future, a professional version of the project</w:t>
      </w:r>
      <w:r w:rsidRPr="00E11DD9">
        <w:t>.</w:t>
      </w:r>
      <w:r w:rsidR="406CD066">
        <w:br w:type="page"/>
      </w:r>
    </w:p>
    <w:p w14:paraId="0E0CB46C" w14:textId="624631D7" w:rsidR="406CD066" w:rsidRDefault="406CD066" w:rsidP="73347A7E">
      <w:pPr>
        <w:spacing w:before="240" w:after="240" w:line="390" w:lineRule="auto"/>
        <w:jc w:val="center"/>
        <w:rPr>
          <w:rFonts w:eastAsia="Times New Roman" w:cs="Times New Roman"/>
          <w:b/>
          <w:bCs/>
          <w:sz w:val="32"/>
          <w:szCs w:val="32"/>
          <w:lang w:val="en-US"/>
        </w:rPr>
      </w:pPr>
      <w:r w:rsidRPr="406CD066">
        <w:rPr>
          <w:rFonts w:eastAsia="Times New Roman" w:cs="Times New Roman"/>
          <w:b/>
          <w:bCs/>
          <w:sz w:val="32"/>
          <w:szCs w:val="32"/>
          <w:lang w:val="en-US"/>
        </w:rPr>
        <w:lastRenderedPageBreak/>
        <w:t>How the project helped our team</w:t>
      </w:r>
    </w:p>
    <w:p w14:paraId="7A02AF69" w14:textId="756A2672" w:rsidR="73347A7E" w:rsidRDefault="73347A7E" w:rsidP="008B49B1">
      <w:pPr>
        <w:spacing w:before="240" w:after="240" w:line="480" w:lineRule="auto"/>
        <w:ind w:firstLine="720"/>
        <w:jc w:val="both"/>
        <w:rPr>
          <w:rFonts w:eastAsia="Times New Roman" w:cs="Times New Roman"/>
          <w:szCs w:val="28"/>
          <w:lang w:val="en-US"/>
        </w:rPr>
      </w:pPr>
      <w:r w:rsidRPr="73347A7E">
        <w:rPr>
          <w:rFonts w:eastAsia="Times New Roman" w:cs="Times New Roman"/>
          <w:szCs w:val="28"/>
          <w:lang w:val="en-US"/>
        </w:rPr>
        <w:t>The experience of designing and constructing a Smart Traffic Congestion Detection System that our team had was a transformative experience, and the knowledge of actual-world engineering difficulties was deep-seated. The capstone project involved us having to combine two different, complementary sensor pairs: one pair during the day and the other one during the night to ensure good monitoring at 24/7. The project taught us much about the technical side, namely the environmental sensing (carbon monoxide with the MQ-7 gas sensor, PM2.5 with the GP2Y1010 optical dust sensor), thermal imaging (thermal array of AMG8833), and the programming of Arduino controller to process the data and activate traffic control devices. More so, addressing issues such as loss tracking of vehicle emissions alone with other sources of pollution (the GP2Y1010 as verification sensor), and accurate measurement of readings regardless of harsh weather (the AMG8833) sharpened our soft skills of problem solving, system design creativity, and teamwork in the art of engineering.</w:t>
      </w:r>
    </w:p>
    <w:p w14:paraId="2A699889" w14:textId="33B46FE7" w:rsidR="5951ECD4" w:rsidRDefault="5951ECD4">
      <w:r>
        <w:br w:type="page"/>
      </w:r>
    </w:p>
    <w:p w14:paraId="1011CEFD" w14:textId="44B8A5CB" w:rsidR="5951ECD4" w:rsidRDefault="60A91743" w:rsidP="60A91743">
      <w:pPr>
        <w:spacing w:before="240" w:after="240" w:line="480" w:lineRule="auto"/>
        <w:jc w:val="center"/>
        <w:rPr>
          <w:rFonts w:eastAsia="Times New Roman" w:cs="Times New Roman"/>
          <w:b/>
          <w:bCs/>
          <w:sz w:val="32"/>
          <w:szCs w:val="32"/>
          <w:lang w:val="en-US"/>
        </w:rPr>
      </w:pPr>
      <w:r w:rsidRPr="60A91743">
        <w:rPr>
          <w:rFonts w:eastAsia="Times New Roman" w:cs="Times New Roman"/>
          <w:b/>
          <w:bCs/>
          <w:sz w:val="32"/>
          <w:szCs w:val="32"/>
          <w:lang w:val="en-US"/>
        </w:rPr>
        <w:lastRenderedPageBreak/>
        <w:t>Advice to future teams.</w:t>
      </w:r>
    </w:p>
    <w:p w14:paraId="3FB61F68" w14:textId="761943CB" w:rsidR="6D41B2ED" w:rsidRDefault="60A91743" w:rsidP="008B49B1">
      <w:pPr>
        <w:spacing w:before="240" w:after="240" w:line="480" w:lineRule="auto"/>
        <w:ind w:firstLine="720"/>
        <w:jc w:val="both"/>
        <w:rPr>
          <w:rFonts w:eastAsia="Times New Roman" w:cs="Times New Roman"/>
          <w:szCs w:val="28"/>
          <w:lang w:val="en-US"/>
        </w:rPr>
      </w:pPr>
      <w:r w:rsidRPr="60A91743">
        <w:rPr>
          <w:rFonts w:eastAsia="Times New Roman" w:cs="Times New Roman"/>
          <w:szCs w:val="28"/>
          <w:lang w:val="en-US"/>
        </w:rPr>
        <w:t xml:space="preserve">Begin with proper planning, including all aspects of putting sensors where and how the data is going to be utilized. Create a project plan that includes the timeline of the things that should be done and the tools and people that are required. As there are two systems of day and night that the project is using, there are two plans that the plan must cover. Know all the local regulations regarding the placing of sensing equipment around the roads and operating traffic lights or barriers. </w:t>
      </w:r>
      <w:r w:rsidR="06B052A4" w:rsidRPr="06B052A4">
        <w:rPr>
          <w:rFonts w:eastAsia="Times New Roman" w:cs="Times New Roman"/>
          <w:szCs w:val="28"/>
          <w:lang w:val="en-US"/>
        </w:rPr>
        <w:t>SSafety</w:t>
      </w:r>
      <w:r w:rsidRPr="60A91743">
        <w:rPr>
          <w:rFonts w:eastAsia="Times New Roman" w:cs="Times New Roman"/>
          <w:szCs w:val="28"/>
          <w:lang w:val="en-US"/>
        </w:rPr>
        <w:t xml:space="preserve"> should be of high priority in the project, particularly during the installation of sensors of various heights such as 2.5 and 5 meters above ground. Review safety steps often. Select your materials, considering strength and durability. This plays a major role in ensuring the sensors last longer since they have reduced working time. Get to know the place so that you can see the movements of traffic. Mounting sensors should be mounted carefully to ensure that they are stable and properly located such as the nighttime sensors being mounted downwards at 45-degree angles, to help obtain the optimal readings and eliminate external interferences. We should also ensure that the system has a good logical design, e.g. by ensuring that the GP2Y1010 verifies the readings of the CO before deciding to declare that the jam is present.</w:t>
      </w:r>
    </w:p>
    <w:p w14:paraId="7C1097E0" w14:textId="3324E8DE" w:rsidR="6D41B2ED" w:rsidRDefault="6D41B2ED" w:rsidP="6D41B2ED">
      <w:pPr>
        <w:rPr>
          <w:lang w:val="en-US"/>
        </w:rPr>
      </w:pPr>
    </w:p>
    <w:p w14:paraId="30495E85" w14:textId="768F3809" w:rsidR="6D41B2ED" w:rsidRDefault="6D41B2ED" w:rsidP="6D41B2ED">
      <w:pPr>
        <w:pStyle w:val="Heading2"/>
        <w:spacing w:line="480" w:lineRule="auto"/>
        <w:jc w:val="center"/>
        <w:rPr>
          <w:rFonts w:ascii="Times New Roman" w:hAnsi="Times New Roman" w:cs="Times New Roman"/>
          <w:b/>
          <w:bCs/>
          <w:color w:val="0D0D0D" w:themeColor="text1" w:themeTint="F2"/>
          <w:lang w:val="en-US"/>
        </w:rPr>
      </w:pPr>
    </w:p>
    <w:p w14:paraId="5F6D69B2" w14:textId="45C37870" w:rsidR="6D41B2ED" w:rsidRDefault="00860694" w:rsidP="00250878">
      <w:pPr>
        <w:pStyle w:val="Heading1"/>
        <w:rPr>
          <w:rFonts w:asciiTheme="majorBidi" w:eastAsia="Times New Roman" w:hAnsiTheme="majorBidi"/>
          <w:color w:val="auto"/>
          <w:lang w:val="en-US"/>
        </w:rPr>
      </w:pPr>
      <w:ins w:id="61" w:author="Microsoft Word" w:date="2025-12-07T10:06:00Z" w16du:dateUtc="2025-12-07T08:06:00Z">
        <w:r>
          <w:rPr>
            <w:rFonts w:asciiTheme="majorBidi" w:eastAsia="Times New Roman" w:hAnsiTheme="majorBidi"/>
            <w:color w:val="auto"/>
            <w:lang w:val="en-US"/>
          </w:rPr>
          <w:t>Literature Cited:</w:t>
        </w:r>
      </w:ins>
    </w:p>
    <w:p w14:paraId="2E3F6D1D" w14:textId="77777777" w:rsidR="00860694" w:rsidRPr="00860694" w:rsidRDefault="00860694" w:rsidP="00860694">
      <w:pPr>
        <w:rPr>
          <w:lang w:val="en-US"/>
        </w:rPr>
      </w:pPr>
    </w:p>
    <w:p w14:paraId="70B7C6F2" w14:textId="77777777" w:rsidR="004323C3" w:rsidRDefault="004323C3" w:rsidP="004323C3">
      <w:pPr>
        <w:pStyle w:val="ListParagraph"/>
        <w:numPr>
          <w:ilvl w:val="0"/>
          <w:numId w:val="27"/>
        </w:numPr>
        <w:spacing w:line="480" w:lineRule="auto"/>
        <w:rPr>
          <w:lang w:val="en-US"/>
        </w:rPr>
      </w:pPr>
      <w:bookmarkStart w:id="62" w:name="_Ref215963573"/>
      <w:r w:rsidRPr="008B2A11">
        <w:rPr>
          <w:lang w:val="en-US"/>
        </w:rPr>
        <w:t>Akyildiz, I. F., Kak, A., &amp; Nie, R. (2014). Wireless sensor networks for smart cities: A survey. Computer Networks, 106, 1–22.</w:t>
      </w:r>
      <w:bookmarkEnd w:id="62"/>
    </w:p>
    <w:p w14:paraId="63B28329" w14:textId="77777777" w:rsidR="004323C3" w:rsidRPr="008B2A11" w:rsidRDefault="004323C3" w:rsidP="004323C3">
      <w:pPr>
        <w:pStyle w:val="ListParagraph"/>
        <w:spacing w:line="480" w:lineRule="auto"/>
        <w:rPr>
          <w:lang w:val="en-US"/>
        </w:rPr>
      </w:pPr>
    </w:p>
    <w:p w14:paraId="55581C29" w14:textId="77777777" w:rsidR="004323C3" w:rsidRPr="008B2A11" w:rsidRDefault="004323C3" w:rsidP="004323C3">
      <w:pPr>
        <w:pStyle w:val="ListParagraph"/>
        <w:numPr>
          <w:ilvl w:val="0"/>
          <w:numId w:val="27"/>
        </w:numPr>
        <w:spacing w:line="480" w:lineRule="auto"/>
        <w:rPr>
          <w:lang w:val="en-US"/>
        </w:rPr>
      </w:pPr>
      <w:r w:rsidRPr="008B2A11">
        <w:rPr>
          <w:lang w:val="en-US"/>
        </w:rPr>
        <w:t>Alcántara-Ayala, I., &amp; Goudie, A. (2019). Urban risks, climate change and resilience: A comprehensive review. Urban Climate, 27, 1–15.</w:t>
      </w:r>
    </w:p>
    <w:p w14:paraId="5A9C239F" w14:textId="77777777" w:rsidR="004323C3" w:rsidRDefault="004323C3" w:rsidP="004323C3">
      <w:pPr>
        <w:pStyle w:val="ListParagraph"/>
        <w:spacing w:line="480" w:lineRule="auto"/>
        <w:rPr>
          <w:lang w:val="en-US"/>
        </w:rPr>
      </w:pPr>
    </w:p>
    <w:p w14:paraId="303D409D" w14:textId="3E1C314D" w:rsidR="004323C3" w:rsidRPr="008B2A11" w:rsidRDefault="004323C3" w:rsidP="004323C3">
      <w:pPr>
        <w:pStyle w:val="ListParagraph"/>
        <w:numPr>
          <w:ilvl w:val="0"/>
          <w:numId w:val="27"/>
        </w:numPr>
        <w:spacing w:line="480" w:lineRule="auto"/>
        <w:rPr>
          <w:lang w:val="en-US"/>
        </w:rPr>
      </w:pPr>
      <w:r w:rsidRPr="008B2A11">
        <w:rPr>
          <w:lang w:val="en-US"/>
        </w:rPr>
        <w:t>Buehler, R., &amp; Pucher, J. (2012). Demand for public transport in European cities: Modern policies and their impacts. Transport Reviews, 32(6), 725–744.</w:t>
      </w:r>
    </w:p>
    <w:p w14:paraId="39348723" w14:textId="77777777" w:rsidR="004323C3" w:rsidRDefault="004323C3" w:rsidP="004323C3">
      <w:pPr>
        <w:pStyle w:val="ListParagraph"/>
        <w:spacing w:line="480" w:lineRule="auto"/>
        <w:rPr>
          <w:lang w:val="en-US"/>
        </w:rPr>
      </w:pPr>
    </w:p>
    <w:p w14:paraId="38E49A35" w14:textId="7488A526" w:rsidR="004323C3" w:rsidRPr="008B2A11" w:rsidRDefault="004323C3" w:rsidP="004323C3">
      <w:pPr>
        <w:pStyle w:val="ListParagraph"/>
        <w:numPr>
          <w:ilvl w:val="0"/>
          <w:numId w:val="27"/>
        </w:numPr>
        <w:spacing w:line="480" w:lineRule="auto"/>
        <w:rPr>
          <w:lang w:val="en-US"/>
        </w:rPr>
      </w:pPr>
      <w:r w:rsidRPr="008B2A11">
        <w:rPr>
          <w:lang w:val="en-US"/>
        </w:rPr>
        <w:t>Caragliu, A., Del Bo, C., &amp; Nijkamp, P. (2011). Smart cities in Europe. Journal of Urban Technology, 18(2), 65–82.</w:t>
      </w:r>
    </w:p>
    <w:p w14:paraId="09D6A3AF" w14:textId="77777777" w:rsidR="004323C3" w:rsidRDefault="004323C3" w:rsidP="004323C3">
      <w:pPr>
        <w:pStyle w:val="ListParagraph"/>
        <w:spacing w:line="480" w:lineRule="auto"/>
        <w:rPr>
          <w:lang w:val="en-US"/>
        </w:rPr>
      </w:pPr>
    </w:p>
    <w:p w14:paraId="34FCAE8F" w14:textId="5A910E18" w:rsidR="004323C3" w:rsidRPr="008B2A11" w:rsidRDefault="004323C3" w:rsidP="004323C3">
      <w:pPr>
        <w:pStyle w:val="ListParagraph"/>
        <w:numPr>
          <w:ilvl w:val="0"/>
          <w:numId w:val="27"/>
        </w:numPr>
        <w:spacing w:line="480" w:lineRule="auto"/>
        <w:rPr>
          <w:lang w:val="en-US"/>
        </w:rPr>
      </w:pPr>
      <w:r w:rsidRPr="008B2A11">
        <w:rPr>
          <w:lang w:val="en-US"/>
        </w:rPr>
        <w:t>Chen, C., Ma, J., Susilo, Y., Liu, Y., &amp; Wang, M. (2016). The promises of big data and small data for travel behavior (aka human mobility) analysis. Transportation Research Part C, 68, 285–299.</w:t>
      </w:r>
    </w:p>
    <w:p w14:paraId="5CC16C7A" w14:textId="77777777" w:rsidR="004323C3" w:rsidRPr="008B2A11" w:rsidRDefault="004323C3" w:rsidP="004323C3">
      <w:pPr>
        <w:pStyle w:val="ListParagraph"/>
        <w:numPr>
          <w:ilvl w:val="0"/>
          <w:numId w:val="27"/>
        </w:numPr>
        <w:spacing w:line="480" w:lineRule="auto"/>
        <w:rPr>
          <w:lang w:val="en-US"/>
        </w:rPr>
      </w:pPr>
      <w:r w:rsidRPr="008B2A11">
        <w:rPr>
          <w:lang w:val="en-US"/>
        </w:rPr>
        <w:lastRenderedPageBreak/>
        <w:t>Delaney, K., &amp; Sun, G. (2020). Integrating air quality sensors with traffic management: Case studies and guidelines. Environmental Modelling &amp; Software, 128, 104674.</w:t>
      </w:r>
    </w:p>
    <w:p w14:paraId="036B7DEF" w14:textId="77777777" w:rsidR="004323C3" w:rsidRPr="008B2A11" w:rsidRDefault="004323C3" w:rsidP="004323C3">
      <w:pPr>
        <w:pStyle w:val="ListParagraph"/>
        <w:numPr>
          <w:ilvl w:val="0"/>
          <w:numId w:val="27"/>
        </w:numPr>
        <w:spacing w:line="480" w:lineRule="auto"/>
        <w:rPr>
          <w:lang w:val="en-US"/>
        </w:rPr>
      </w:pPr>
      <w:r w:rsidRPr="008B2A11">
        <w:rPr>
          <w:lang w:val="en-US"/>
        </w:rPr>
        <w:t>European Environment Agency (EEA). (2019). Air quality in Europe — 2019 report. EEA.</w:t>
      </w:r>
    </w:p>
    <w:p w14:paraId="4DCAE5BB" w14:textId="77777777" w:rsidR="004323C3" w:rsidRPr="008B2A11" w:rsidRDefault="004323C3" w:rsidP="004323C3">
      <w:pPr>
        <w:pStyle w:val="ListParagraph"/>
        <w:numPr>
          <w:ilvl w:val="0"/>
          <w:numId w:val="27"/>
        </w:numPr>
        <w:spacing w:line="480" w:lineRule="auto"/>
        <w:rPr>
          <w:lang w:val="en-US"/>
        </w:rPr>
      </w:pPr>
      <w:r w:rsidRPr="008B2A11">
        <w:rPr>
          <w:lang w:val="en-US"/>
        </w:rPr>
        <w:t>Gawlik, B. M., &amp; Mulligan, M. (2017). Monitoring urban air quality: Low-cost sensor networks and best practices. Environmental Monitoring and Assessment, 189, 1–16.</w:t>
      </w:r>
    </w:p>
    <w:p w14:paraId="7BDC21B4" w14:textId="77777777" w:rsidR="004323C3" w:rsidRPr="008B2A11" w:rsidRDefault="004323C3" w:rsidP="004323C3">
      <w:pPr>
        <w:pStyle w:val="ListParagraph"/>
        <w:numPr>
          <w:ilvl w:val="0"/>
          <w:numId w:val="27"/>
        </w:numPr>
        <w:spacing w:line="480" w:lineRule="auto"/>
        <w:rPr>
          <w:lang w:val="en-US"/>
        </w:rPr>
      </w:pPr>
      <w:r w:rsidRPr="008B2A11">
        <w:rPr>
          <w:lang w:val="en-US"/>
        </w:rPr>
        <w:t>He, P., &amp; Liu, Q. (2018). Data assimilation techniques for urban air pollution modeling. Atmospheric Environment, 187, 1–11.</w:t>
      </w:r>
    </w:p>
    <w:p w14:paraId="4705F060" w14:textId="77777777" w:rsidR="004323C3" w:rsidRPr="008B2A11" w:rsidRDefault="004323C3" w:rsidP="004323C3">
      <w:pPr>
        <w:pStyle w:val="ListParagraph"/>
        <w:numPr>
          <w:ilvl w:val="0"/>
          <w:numId w:val="27"/>
        </w:numPr>
        <w:spacing w:line="480" w:lineRule="auto"/>
        <w:rPr>
          <w:lang w:val="en-US"/>
        </w:rPr>
      </w:pPr>
      <w:r w:rsidRPr="008B2A11">
        <w:rPr>
          <w:lang w:val="en-US"/>
        </w:rPr>
        <w:t>Jariyasunant, J., et al. (2020). Data-driven approaches to estimate emissions from urban traffic flows. Environmental Science &amp; Technology, 54(10), 6008–6016.</w:t>
      </w:r>
    </w:p>
    <w:p w14:paraId="49E361A0" w14:textId="77777777" w:rsidR="004323C3" w:rsidRPr="008B2A11" w:rsidRDefault="004323C3" w:rsidP="004323C3">
      <w:pPr>
        <w:pStyle w:val="ListParagraph"/>
        <w:numPr>
          <w:ilvl w:val="0"/>
          <w:numId w:val="27"/>
        </w:numPr>
        <w:spacing w:line="480" w:lineRule="auto"/>
        <w:rPr>
          <w:lang w:val="en-US"/>
        </w:rPr>
      </w:pPr>
      <w:r w:rsidRPr="008B2A11">
        <w:rPr>
          <w:lang w:val="en-US"/>
        </w:rPr>
        <w:t>Winsen Sensor Tech. (2016). MQ-135 semiconductor gas sensor manual (Ver 1.4). Winsen.</w:t>
      </w:r>
    </w:p>
    <w:p w14:paraId="33250D4B" w14:textId="77777777" w:rsidR="004323C3" w:rsidRPr="008B2A11" w:rsidRDefault="004323C3" w:rsidP="004323C3">
      <w:pPr>
        <w:pStyle w:val="ListParagraph"/>
        <w:numPr>
          <w:ilvl w:val="0"/>
          <w:numId w:val="27"/>
        </w:numPr>
        <w:spacing w:line="480" w:lineRule="auto"/>
        <w:rPr>
          <w:lang w:val="en-US"/>
        </w:rPr>
      </w:pPr>
      <w:r w:rsidRPr="008B2A11">
        <w:rPr>
          <w:lang w:val="en-US"/>
        </w:rPr>
        <w:t>World Bank &amp; Egyptian Cabinet. (2021). Egypt Vision 2030: National sustainable development strategy — relevant transport and environment annexes. Government of Egypt / World Bank.</w:t>
      </w:r>
    </w:p>
    <w:p w14:paraId="2F7BCBBE" w14:textId="77777777" w:rsidR="004323C3" w:rsidRPr="008B2A11" w:rsidRDefault="004323C3" w:rsidP="004323C3">
      <w:pPr>
        <w:pStyle w:val="ListParagraph"/>
        <w:numPr>
          <w:ilvl w:val="0"/>
          <w:numId w:val="27"/>
        </w:numPr>
        <w:spacing w:line="480" w:lineRule="auto"/>
        <w:rPr>
          <w:lang w:val="en-US"/>
        </w:rPr>
      </w:pPr>
      <w:r w:rsidRPr="008B2A11">
        <w:rPr>
          <w:lang w:val="en-US"/>
        </w:rPr>
        <w:lastRenderedPageBreak/>
        <w:t>World Bank. (2019). The cost of environmental degradation in Egypt: Air and water pollution impacts. World Bank Group.</w:t>
      </w:r>
    </w:p>
    <w:p w14:paraId="3B43F52A" w14:textId="77777777" w:rsidR="004323C3" w:rsidRPr="008B2A11" w:rsidRDefault="004323C3" w:rsidP="004323C3">
      <w:pPr>
        <w:pStyle w:val="ListParagraph"/>
        <w:numPr>
          <w:ilvl w:val="0"/>
          <w:numId w:val="27"/>
        </w:numPr>
        <w:spacing w:line="480" w:lineRule="auto"/>
        <w:rPr>
          <w:lang w:val="en-US"/>
        </w:rPr>
      </w:pPr>
      <w:r w:rsidRPr="008B2A11">
        <w:rPr>
          <w:lang w:val="en-US"/>
        </w:rPr>
        <w:t>World Bank. (2023). Urban population (% of total) — Egypt [Data report]. World Bank Open Data.</w:t>
      </w:r>
    </w:p>
    <w:p w14:paraId="39212E7D" w14:textId="77777777" w:rsidR="004323C3" w:rsidRPr="008B2A11" w:rsidRDefault="004323C3" w:rsidP="004323C3">
      <w:pPr>
        <w:pStyle w:val="ListParagraph"/>
        <w:numPr>
          <w:ilvl w:val="0"/>
          <w:numId w:val="27"/>
        </w:numPr>
        <w:spacing w:line="480" w:lineRule="auto"/>
        <w:rPr>
          <w:lang w:val="en-US"/>
        </w:rPr>
      </w:pPr>
      <w:r w:rsidRPr="008B2A11">
        <w:rPr>
          <w:lang w:val="en-US"/>
        </w:rPr>
        <w:t>World Bank. (2024). Cairo traffic congestion study: Technical annexes and cost estimates. World Bank Group.</w:t>
      </w:r>
    </w:p>
    <w:p w14:paraId="49015045" w14:textId="77777777" w:rsidR="004323C3" w:rsidRPr="008B2A11" w:rsidRDefault="004323C3" w:rsidP="004323C3">
      <w:pPr>
        <w:pStyle w:val="ListParagraph"/>
        <w:numPr>
          <w:ilvl w:val="0"/>
          <w:numId w:val="27"/>
        </w:numPr>
        <w:spacing w:line="480" w:lineRule="auto"/>
        <w:rPr>
          <w:lang w:val="en-US"/>
        </w:rPr>
      </w:pPr>
      <w:r w:rsidRPr="008B2A11">
        <w:rPr>
          <w:lang w:val="en-US"/>
        </w:rPr>
        <w:t>World Health Organization (WHO). (2016). Ambient air pollution database. WHO.</w:t>
      </w:r>
    </w:p>
    <w:p w14:paraId="52713F42" w14:textId="77777777" w:rsidR="004323C3" w:rsidRPr="008B2A11" w:rsidRDefault="004323C3" w:rsidP="004323C3">
      <w:pPr>
        <w:pStyle w:val="ListParagraph"/>
        <w:numPr>
          <w:ilvl w:val="0"/>
          <w:numId w:val="27"/>
        </w:numPr>
        <w:spacing w:line="480" w:lineRule="auto"/>
        <w:rPr>
          <w:lang w:val="en-US"/>
        </w:rPr>
      </w:pPr>
      <w:r w:rsidRPr="008B2A11">
        <w:rPr>
          <w:lang w:val="en-US"/>
        </w:rPr>
        <w:t>World Health Organization (WHO). (2021). Air quality guidelines: Global update. WHO.</w:t>
      </w:r>
    </w:p>
    <w:p w14:paraId="5D9498CC" w14:textId="77777777" w:rsidR="004323C3" w:rsidRPr="008B2A11" w:rsidRDefault="004323C3" w:rsidP="004323C3">
      <w:pPr>
        <w:pStyle w:val="ListParagraph"/>
        <w:numPr>
          <w:ilvl w:val="0"/>
          <w:numId w:val="27"/>
        </w:numPr>
        <w:spacing w:line="480" w:lineRule="auto"/>
        <w:rPr>
          <w:lang w:val="en-US"/>
        </w:rPr>
      </w:pPr>
      <w:r w:rsidRPr="008B2A11">
        <w:rPr>
          <w:lang w:val="en-US"/>
        </w:rPr>
        <w:t>World Health Organization (WHO). (2024). Air pollution and health impacts in Egypt — country profile. WHO.</w:t>
      </w:r>
    </w:p>
    <w:p w14:paraId="28B6B170" w14:textId="77777777" w:rsidR="004323C3" w:rsidRPr="008B2A11" w:rsidRDefault="004323C3" w:rsidP="004323C3">
      <w:pPr>
        <w:pStyle w:val="ListParagraph"/>
        <w:numPr>
          <w:ilvl w:val="0"/>
          <w:numId w:val="27"/>
        </w:numPr>
        <w:spacing w:line="480" w:lineRule="auto"/>
        <w:rPr>
          <w:lang w:val="en-US"/>
        </w:rPr>
      </w:pPr>
      <w:r w:rsidRPr="008B2A11">
        <w:rPr>
          <w:lang w:val="en-US"/>
        </w:rPr>
        <w:t>Wu, Y., Tan, H., &amp; Ma, S. (2020). Deep learning for traffic flow and travel time prediction: A review. Transportation Research Part C, 119, 102752.</w:t>
      </w:r>
    </w:p>
    <w:p w14:paraId="03C1DBAD" w14:textId="77777777" w:rsidR="004323C3" w:rsidRPr="008B2A11" w:rsidRDefault="004323C3" w:rsidP="004323C3">
      <w:pPr>
        <w:pStyle w:val="ListParagraph"/>
        <w:numPr>
          <w:ilvl w:val="0"/>
          <w:numId w:val="27"/>
        </w:numPr>
        <w:spacing w:line="480" w:lineRule="auto"/>
        <w:rPr>
          <w:lang w:val="en-US"/>
        </w:rPr>
      </w:pPr>
      <w:r w:rsidRPr="008B2A11">
        <w:rPr>
          <w:lang w:val="en-US"/>
        </w:rPr>
        <w:t>Xia, Y., &amp; Zhang, W. (2019). Multi-source data fusion for urban traffic state estimation. IEEE Transactions on Intelligent Transportation Systems, 20(7), 2660–2672.</w:t>
      </w:r>
    </w:p>
    <w:p w14:paraId="3F1521FD" w14:textId="77777777" w:rsidR="004323C3" w:rsidRPr="008B2A11" w:rsidRDefault="004323C3" w:rsidP="004323C3">
      <w:pPr>
        <w:pStyle w:val="ListParagraph"/>
        <w:numPr>
          <w:ilvl w:val="0"/>
          <w:numId w:val="27"/>
        </w:numPr>
        <w:spacing w:line="480" w:lineRule="auto"/>
        <w:rPr>
          <w:lang w:val="en-US"/>
        </w:rPr>
      </w:pPr>
      <w:r w:rsidRPr="008B2A11">
        <w:rPr>
          <w:lang w:val="en-US"/>
        </w:rPr>
        <w:lastRenderedPageBreak/>
        <w:t>Xie, J., &amp; Zhou, H. (2021). YOLOv5 and YOLOv8 evaluation for vehicle detection in low-light scenarios. International Journal of Computer Vision Applications, 29(4), 211–223.</w:t>
      </w:r>
    </w:p>
    <w:p w14:paraId="28C5ABD9" w14:textId="77777777" w:rsidR="004323C3" w:rsidRPr="008B2A11" w:rsidRDefault="004323C3" w:rsidP="004323C3">
      <w:pPr>
        <w:pStyle w:val="ListParagraph"/>
        <w:numPr>
          <w:ilvl w:val="0"/>
          <w:numId w:val="27"/>
        </w:numPr>
        <w:spacing w:line="480" w:lineRule="auto"/>
        <w:rPr>
          <w:lang w:val="en-US"/>
        </w:rPr>
      </w:pPr>
      <w:r w:rsidRPr="008B2A11">
        <w:rPr>
          <w:lang w:val="en-US"/>
        </w:rPr>
        <w:t>Xu, Q., &amp; Chen, L. (2018). A deep learning framework for incident detection using loop detectors and probe data. Transportation Research Part C, 95, 1–18.</w:t>
      </w:r>
    </w:p>
    <w:p w14:paraId="425E5B81" w14:textId="77777777" w:rsidR="004323C3" w:rsidRPr="008B2A11" w:rsidRDefault="004323C3" w:rsidP="004323C3">
      <w:pPr>
        <w:pStyle w:val="ListParagraph"/>
        <w:numPr>
          <w:ilvl w:val="0"/>
          <w:numId w:val="27"/>
        </w:numPr>
        <w:spacing w:line="480" w:lineRule="auto"/>
        <w:rPr>
          <w:lang w:val="en-US"/>
        </w:rPr>
      </w:pPr>
      <w:r w:rsidRPr="008B2A11">
        <w:rPr>
          <w:lang w:val="en-US"/>
        </w:rPr>
        <w:t>Yang, K., &amp; Lin, X. (2020). Federated learning for distributed traffic prediction and privacy preservation. IEEE Internet of Things Journal, 7(9), 9122–9131.</w:t>
      </w:r>
    </w:p>
    <w:p w14:paraId="38E93C21" w14:textId="77777777" w:rsidR="004323C3" w:rsidRPr="008B2A11" w:rsidRDefault="004323C3" w:rsidP="004323C3">
      <w:pPr>
        <w:pStyle w:val="ListParagraph"/>
        <w:numPr>
          <w:ilvl w:val="0"/>
          <w:numId w:val="27"/>
        </w:numPr>
        <w:spacing w:line="480" w:lineRule="auto"/>
        <w:rPr>
          <w:lang w:val="en-US"/>
        </w:rPr>
      </w:pPr>
      <w:r w:rsidRPr="008B2A11">
        <w:rPr>
          <w:lang w:val="en-US"/>
        </w:rPr>
        <w:t>Yao, H., Tang, X., Wei, H., Zheng, G., &amp; Li, Z. (2019). Revisiting spatial-temporal similarity: A deep learning framework for traffic prediction. International Journal of Neural Systems, 29(3), 1850010.</w:t>
      </w:r>
    </w:p>
    <w:p w14:paraId="66B496C7" w14:textId="77777777" w:rsidR="004323C3" w:rsidRPr="008B2A11" w:rsidRDefault="004323C3" w:rsidP="004323C3">
      <w:pPr>
        <w:pStyle w:val="ListParagraph"/>
        <w:numPr>
          <w:ilvl w:val="0"/>
          <w:numId w:val="27"/>
        </w:numPr>
        <w:spacing w:line="480" w:lineRule="auto"/>
        <w:rPr>
          <w:lang w:val="en-US"/>
        </w:rPr>
      </w:pPr>
      <w:r w:rsidRPr="008B2A11">
        <w:rPr>
          <w:lang w:val="en-US"/>
        </w:rPr>
        <w:t>Yin, Y., &amp; Yang, L. (2019). Computer vision on embedded platforms for traffic surveillance. IEEE Transactions on Circuits and Systems for Video Technology, 29(5), 1231–1241.</w:t>
      </w:r>
    </w:p>
    <w:p w14:paraId="39093380" w14:textId="77777777" w:rsidR="004323C3" w:rsidRPr="008B2A11" w:rsidRDefault="004323C3" w:rsidP="004323C3">
      <w:pPr>
        <w:pStyle w:val="ListParagraph"/>
        <w:numPr>
          <w:ilvl w:val="0"/>
          <w:numId w:val="27"/>
        </w:numPr>
        <w:spacing w:line="480" w:lineRule="auto"/>
        <w:rPr>
          <w:lang w:val="en-US"/>
        </w:rPr>
      </w:pPr>
      <w:r w:rsidRPr="008B2A11">
        <w:rPr>
          <w:lang w:val="en-US"/>
        </w:rPr>
        <w:t>Young, S., &amp; Martin, L. (2018). Data-driven optimization of urban traffic signal timings: A practical review. Transportation Research Procedia, 36, 56–63.</w:t>
      </w:r>
    </w:p>
    <w:p w14:paraId="31097BDC" w14:textId="77777777" w:rsidR="004323C3" w:rsidRPr="008B2A11" w:rsidRDefault="004323C3" w:rsidP="004323C3">
      <w:pPr>
        <w:pStyle w:val="ListParagraph"/>
        <w:numPr>
          <w:ilvl w:val="0"/>
          <w:numId w:val="27"/>
        </w:numPr>
        <w:spacing w:line="480" w:lineRule="auto"/>
        <w:rPr>
          <w:lang w:val="en-US"/>
        </w:rPr>
      </w:pPr>
      <w:r w:rsidRPr="008B2A11">
        <w:rPr>
          <w:lang w:val="en-US"/>
        </w:rPr>
        <w:lastRenderedPageBreak/>
        <w:t>Yu, B., Yin, H., &amp; Zhu, Z. (2018). Spatio-temporal graph convolutional networks: A deep learning framework for traffic forecasting. Proceedings of the 27th International Joint Conference on Artificial Intelligence (IJCAI), 3634–3640.</w:t>
      </w:r>
    </w:p>
    <w:p w14:paraId="53E16FE7" w14:textId="77777777" w:rsidR="004323C3" w:rsidRPr="008B2A11" w:rsidRDefault="004323C3" w:rsidP="004323C3">
      <w:pPr>
        <w:pStyle w:val="ListParagraph"/>
        <w:numPr>
          <w:ilvl w:val="0"/>
          <w:numId w:val="27"/>
        </w:numPr>
        <w:spacing w:line="480" w:lineRule="auto"/>
        <w:rPr>
          <w:lang w:val="en-US"/>
        </w:rPr>
      </w:pPr>
      <w:r w:rsidRPr="008B2A11">
        <w:rPr>
          <w:lang w:val="en-US"/>
        </w:rPr>
        <w:t>Zhang, J., &amp; Pavone, M. (2019). Control of connected and automated vehicles for improving urban mobility: A survey. Annual Review of Control, Robotics, and Autonomous Systems, 2, 345–367.</w:t>
      </w:r>
    </w:p>
    <w:p w14:paraId="0A8EC79D" w14:textId="77777777" w:rsidR="004323C3" w:rsidRPr="008B2A11" w:rsidRDefault="004323C3" w:rsidP="004323C3">
      <w:pPr>
        <w:pStyle w:val="ListParagraph"/>
        <w:numPr>
          <w:ilvl w:val="0"/>
          <w:numId w:val="27"/>
        </w:numPr>
        <w:spacing w:line="480" w:lineRule="auto"/>
        <w:rPr>
          <w:lang w:val="en-US"/>
        </w:rPr>
      </w:pPr>
      <w:r w:rsidRPr="008B2A11">
        <w:rPr>
          <w:lang w:val="en-US"/>
        </w:rPr>
        <w:t>Zhang, L., Liu, S., &amp; Wang, Y. (2020). An overview of traffic incident detection methodologies: From statistical to machine learning approaches. IEEE Transactions on Intelligent Transportation Systems, 21(9), 3864–3878.</w:t>
      </w:r>
    </w:p>
    <w:p w14:paraId="228C8B95" w14:textId="77777777" w:rsidR="004323C3" w:rsidRPr="008B2A11" w:rsidRDefault="004323C3" w:rsidP="004323C3">
      <w:pPr>
        <w:pStyle w:val="ListParagraph"/>
        <w:numPr>
          <w:ilvl w:val="0"/>
          <w:numId w:val="27"/>
        </w:numPr>
        <w:spacing w:line="480" w:lineRule="auto"/>
        <w:rPr>
          <w:lang w:val="en-US"/>
        </w:rPr>
      </w:pPr>
      <w:r w:rsidRPr="008B2A11">
        <w:rPr>
          <w:lang w:val="en-US"/>
        </w:rPr>
        <w:t>Zhang, X., &amp; Zhao, Y. (2017). Traffic flow prediction using GRU and LSTM neural networks: A comparative study. Journal of Advanced Transportation, 2017, 1–11.</w:t>
      </w:r>
    </w:p>
    <w:p w14:paraId="04D399CA" w14:textId="77777777" w:rsidR="004323C3" w:rsidRPr="008B2A11" w:rsidRDefault="004323C3" w:rsidP="004323C3">
      <w:pPr>
        <w:pStyle w:val="ListParagraph"/>
        <w:numPr>
          <w:ilvl w:val="0"/>
          <w:numId w:val="27"/>
        </w:numPr>
        <w:spacing w:line="480" w:lineRule="auto"/>
        <w:rPr>
          <w:lang w:val="en-US"/>
        </w:rPr>
      </w:pPr>
      <w:r w:rsidRPr="008B2A11">
        <w:rPr>
          <w:lang w:val="en-US"/>
        </w:rPr>
        <w:t>Zhou, X., &amp; Chen, H. (2021). Deploying YOLO models at the edge: Practical considerations and optimizations. Edge AI Journal, 1(2), 23–37.</w:t>
      </w:r>
    </w:p>
    <w:p w14:paraId="44BF98E0" w14:textId="77777777" w:rsidR="004323C3" w:rsidRPr="008B2A11" w:rsidRDefault="004323C3" w:rsidP="004323C3">
      <w:pPr>
        <w:pStyle w:val="ListParagraph"/>
        <w:numPr>
          <w:ilvl w:val="0"/>
          <w:numId w:val="27"/>
        </w:numPr>
        <w:spacing w:line="480" w:lineRule="auto"/>
        <w:rPr>
          <w:lang w:val="en-US"/>
        </w:rPr>
      </w:pPr>
      <w:r w:rsidRPr="008B2A11">
        <w:rPr>
          <w:lang w:val="en-US"/>
        </w:rPr>
        <w:t>Zhu, Y., &amp; Klette, R. (2019). Vision-based vehicle detection and tracking for traffic flow analysis. Machine Vision and Applications, 30, 1019–1042.</w:t>
      </w:r>
    </w:p>
    <w:p w14:paraId="05588F96" w14:textId="77777777" w:rsidR="004323C3" w:rsidRPr="008B2A11" w:rsidRDefault="004323C3" w:rsidP="004323C3">
      <w:pPr>
        <w:pStyle w:val="ListParagraph"/>
        <w:numPr>
          <w:ilvl w:val="0"/>
          <w:numId w:val="27"/>
        </w:numPr>
        <w:spacing w:line="480" w:lineRule="auto"/>
        <w:rPr>
          <w:lang w:val="en-US"/>
        </w:rPr>
      </w:pPr>
      <w:r w:rsidRPr="008B2A11">
        <w:rPr>
          <w:lang w:val="en-US"/>
        </w:rPr>
        <w:lastRenderedPageBreak/>
        <w:t>Zohdy, I., &amp; Hamed, M. (2022). Transport policy interventions for mitigating congestion in Cairo: An evidence-based review. Egyptian Journal of Transportation Studies, 5(1), 10–37.</w:t>
      </w:r>
    </w:p>
    <w:sectPr w:rsidR="004323C3" w:rsidRPr="008B2A11" w:rsidSect="00F62F37">
      <w:headerReference w:type="default" r:id="rId5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AA2B" w14:textId="77777777" w:rsidR="00FC7DFC" w:rsidRDefault="00FC7DFC" w:rsidP="00F62F37">
      <w:pPr>
        <w:spacing w:after="0"/>
      </w:pPr>
      <w:r>
        <w:separator/>
      </w:r>
    </w:p>
  </w:endnote>
  <w:endnote w:type="continuationSeparator" w:id="0">
    <w:p w14:paraId="3151CCBD" w14:textId="77777777" w:rsidR="00FC7DFC" w:rsidRDefault="00FC7DFC" w:rsidP="00F62F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347610"/>
      <w:docPartObj>
        <w:docPartGallery w:val="Page Numbers (Bottom of Page)"/>
        <w:docPartUnique/>
      </w:docPartObj>
    </w:sdtPr>
    <w:sdtEndPr>
      <w:rPr>
        <w:color w:val="7F7F7F" w:themeColor="background1" w:themeShade="7F"/>
        <w:spacing w:val="60"/>
      </w:rPr>
    </w:sdtEndPr>
    <w:sdtContent>
      <w:p w14:paraId="19BA7337" w14:textId="77777777" w:rsidR="009C5A71" w:rsidRDefault="009C5A7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0E2C186" w14:textId="77777777" w:rsidR="009C5A71" w:rsidRDefault="009C5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7A2A8" w14:textId="77777777" w:rsidR="00FC7DFC" w:rsidRDefault="00FC7DFC" w:rsidP="00F62F37">
      <w:pPr>
        <w:spacing w:after="0"/>
      </w:pPr>
      <w:r>
        <w:separator/>
      </w:r>
    </w:p>
  </w:footnote>
  <w:footnote w:type="continuationSeparator" w:id="0">
    <w:p w14:paraId="751066D3" w14:textId="77777777" w:rsidR="00FC7DFC" w:rsidRDefault="00FC7DFC" w:rsidP="00F62F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B92F" w14:textId="77777777" w:rsidR="009C5A71" w:rsidRPr="009F0D83" w:rsidRDefault="009C5A71">
    <w:pPr>
      <w:pStyle w:val="Header"/>
      <w:pBdr>
        <w:bottom w:val="single" w:sz="4" w:space="8" w:color="156082" w:themeColor="accent1"/>
      </w:pBdr>
      <w:tabs>
        <w:tab w:val="clear" w:pos="4680"/>
        <w:tab w:val="clear" w:pos="9360"/>
      </w:tabs>
      <w:spacing w:after="360"/>
      <w:contextualSpacing/>
      <w:rPr>
        <w:color w:val="404040" w:themeColor="text1" w:themeTint="BF"/>
        <w:lang w:val="en-US" w:bidi="ar-EG"/>
      </w:rPr>
    </w:pPr>
    <w:r>
      <w:rPr>
        <w:color w:val="404040" w:themeColor="text1" w:themeTint="BF"/>
        <w:lang w:val="en-US"/>
      </w:rPr>
      <w:t xml:space="preserve">Project Name </w:t>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t xml:space="preserve">       Chapter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CE83" w14:textId="77777777" w:rsidR="009C5A71" w:rsidRDefault="009C5A71">
    <w:pPr>
      <w:pStyle w:val="Header"/>
      <w:pBdr>
        <w:bottom w:val="single" w:sz="4" w:space="8" w:color="156082" w:themeColor="accent1"/>
      </w:pBdr>
      <w:tabs>
        <w:tab w:val="clear" w:pos="4680"/>
        <w:tab w:val="clear" w:pos="9360"/>
      </w:tabs>
      <w:spacing w:after="360"/>
      <w:contextualSpacing/>
      <w:rPr>
        <w:color w:val="404040" w:themeColor="text1" w:themeTint="BF"/>
        <w:lang w:bidi="ar-EG"/>
      </w:rPr>
    </w:pPr>
    <w:r>
      <w:rPr>
        <w:color w:val="404040" w:themeColor="text1" w:themeTint="BF"/>
        <w:lang w:val="en-US"/>
      </w:rPr>
      <w:t xml:space="preserve">Project Name </w:t>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t xml:space="preserve">      </w:t>
    </w:r>
    <w:r>
      <w:rPr>
        <w:color w:val="404040" w:themeColor="text1" w:themeTint="BF"/>
        <w:lang w:val="en-US" w:bidi="ar-EG"/>
      </w:rPr>
      <w:t>Chapter 1</w:t>
    </w:r>
  </w:p>
  <w:p w14:paraId="2E37266C" w14:textId="77777777" w:rsidR="009C5A71" w:rsidRPr="00396857" w:rsidRDefault="009C5A71">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1B8B" w14:textId="77777777" w:rsidR="009C5A71" w:rsidRDefault="009C5A71">
    <w:pPr>
      <w:pStyle w:val="Header"/>
      <w:pBdr>
        <w:bottom w:val="single" w:sz="4" w:space="8" w:color="156082" w:themeColor="accent1"/>
      </w:pBdr>
      <w:tabs>
        <w:tab w:val="clear" w:pos="4680"/>
        <w:tab w:val="clear" w:pos="9360"/>
      </w:tabs>
      <w:spacing w:after="360"/>
      <w:contextualSpacing/>
      <w:rPr>
        <w:color w:val="404040" w:themeColor="text1" w:themeTint="BF"/>
        <w:lang w:bidi="ar-EG"/>
      </w:rPr>
    </w:pPr>
    <w:r>
      <w:rPr>
        <w:color w:val="404040" w:themeColor="text1" w:themeTint="BF"/>
        <w:lang w:val="en-US"/>
      </w:rPr>
      <w:t xml:space="preserve">Project Name </w:t>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t xml:space="preserve">      </w:t>
    </w:r>
    <w:r>
      <w:rPr>
        <w:color w:val="404040" w:themeColor="text1" w:themeTint="BF"/>
        <w:lang w:val="en-US" w:bidi="ar-EG"/>
      </w:rPr>
      <w:t>Introduction</w:t>
    </w:r>
  </w:p>
  <w:p w14:paraId="1F028355" w14:textId="77777777" w:rsidR="009C5A71" w:rsidRPr="00396857" w:rsidRDefault="009C5A71">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8AA7" w14:textId="3BDDA1C8" w:rsidR="009C5A71" w:rsidRPr="00877C88" w:rsidRDefault="009C5A71">
    <w:pPr>
      <w:pStyle w:val="Header"/>
      <w:pBdr>
        <w:bottom w:val="single" w:sz="4" w:space="8" w:color="156082" w:themeColor="accent1"/>
      </w:pBdr>
      <w:tabs>
        <w:tab w:val="clear" w:pos="4680"/>
        <w:tab w:val="clear" w:pos="9360"/>
      </w:tabs>
      <w:spacing w:after="360"/>
      <w:contextualSpacing/>
      <w:rPr>
        <w:lang w:val="en-US"/>
      </w:rPr>
    </w:pPr>
    <w:r w:rsidRPr="004E71EF">
      <w:rPr>
        <w:color w:val="000000" w:themeColor="text1"/>
        <w:lang w:val="en-US"/>
      </w:rPr>
      <w:t>Project Name</w:t>
    </w:r>
    <w:r>
      <w:rPr>
        <w:color w:val="000000" w:themeColor="text1"/>
        <w:lang w:val="en-US"/>
      </w:rPr>
      <w:tab/>
      <w:t xml:space="preserve">           </w:t>
    </w:r>
    <w:r>
      <w:rPr>
        <w:color w:val="000000" w:themeColor="text1"/>
        <w:lang w:val="en-US"/>
      </w:rPr>
      <w:tab/>
    </w:r>
    <w:r>
      <w:rPr>
        <w:color w:val="404040" w:themeColor="text1" w:themeTint="BF"/>
        <w:lang w:val="en-US"/>
      </w:rPr>
      <w:fldChar w:fldCharType="begin"/>
    </w:r>
    <w:r>
      <w:rPr>
        <w:color w:val="404040" w:themeColor="text1" w:themeTint="BF"/>
        <w:lang w:val="en-US"/>
      </w:rPr>
      <w:instrText xml:space="preserve"> STYLEREF  "Heading 1"  \* MERGEFORMAT </w:instrText>
    </w:r>
    <w:r>
      <w:rPr>
        <w:color w:val="404040" w:themeColor="text1" w:themeTint="BF"/>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896D" w14:textId="77777777" w:rsidR="009C5A71" w:rsidRDefault="009C5A71">
    <w:pPr>
      <w:pStyle w:val="Header"/>
      <w:pBdr>
        <w:bottom w:val="single" w:sz="4" w:space="8" w:color="156082" w:themeColor="accent1"/>
      </w:pBdr>
      <w:tabs>
        <w:tab w:val="clear" w:pos="4680"/>
        <w:tab w:val="clear" w:pos="9360"/>
      </w:tabs>
      <w:spacing w:after="360"/>
      <w:contextualSpacing/>
      <w:rPr>
        <w:color w:val="404040" w:themeColor="text1" w:themeTint="BF"/>
        <w:lang w:bidi="ar-EG"/>
      </w:rPr>
    </w:pPr>
    <w:r>
      <w:rPr>
        <w:color w:val="404040" w:themeColor="text1" w:themeTint="BF"/>
        <w:lang w:val="en-US"/>
      </w:rPr>
      <w:t xml:space="preserve">Project Name </w:t>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Pr>
        <w:color w:val="404040" w:themeColor="text1" w:themeTint="BF"/>
        <w:lang w:val="en-US"/>
      </w:rPr>
      <w:tab/>
    </w:r>
    <w:r w:rsidRPr="009D792F">
      <w:rPr>
        <w:color w:val="404040" w:themeColor="text1" w:themeTint="BF"/>
        <w:lang w:val="en-US"/>
      </w:rPr>
      <w:t>Egypt Grand Challenges</w:t>
    </w:r>
  </w:p>
  <w:p w14:paraId="0D1E0E24" w14:textId="77777777" w:rsidR="009C5A71" w:rsidRPr="00396857" w:rsidRDefault="009C5A71">
    <w:pPr>
      <w:pStyle w:val="Head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0950" w14:textId="0809ACD5" w:rsidR="009C5A71" w:rsidRPr="00877C88" w:rsidRDefault="009C5A71">
    <w:pPr>
      <w:pStyle w:val="Header"/>
      <w:pBdr>
        <w:bottom w:val="single" w:sz="4" w:space="8" w:color="156082" w:themeColor="accent1"/>
      </w:pBdr>
      <w:tabs>
        <w:tab w:val="clear" w:pos="4680"/>
        <w:tab w:val="clear" w:pos="9360"/>
      </w:tabs>
      <w:spacing w:after="360"/>
      <w:contextualSpacing/>
      <w:rPr>
        <w:lang w:val="en-US"/>
      </w:rPr>
    </w:pPr>
    <w:r w:rsidRPr="004E71EF">
      <w:rPr>
        <w:color w:val="000000" w:themeColor="text1"/>
        <w:lang w:val="en-US"/>
      </w:rPr>
      <w:t>Project Name</w:t>
    </w:r>
    <w:r>
      <w:rPr>
        <w:color w:val="000000" w:themeColor="text1"/>
        <w:lang w:val="en-US"/>
      </w:rPr>
      <w:tab/>
      <w:t xml:space="preserve">           </w:t>
    </w:r>
    <w:r>
      <w:rPr>
        <w:color w:val="000000" w:themeColor="text1"/>
        <w:lang w:val="en-US"/>
      </w:rPr>
      <w:tab/>
      <w:t xml:space="preserve">    </w:t>
    </w:r>
    <w:r>
      <w:rPr>
        <w:color w:val="404040" w:themeColor="text1" w:themeTint="BF"/>
        <w:lang w:val="en-US"/>
      </w:rPr>
      <w:fldChar w:fldCharType="begin"/>
    </w:r>
    <w:r>
      <w:rPr>
        <w:color w:val="404040" w:themeColor="text1" w:themeTint="BF"/>
        <w:lang w:val="en-US"/>
      </w:rPr>
      <w:instrText xml:space="preserve"> STYLEREF  "Heading 1"  \* MERGEFORMAT</w:instrText>
    </w:r>
    <w:r>
      <w:rPr>
        <w:color w:val="404040" w:themeColor="text1" w:themeTint="BF"/>
        <w:lang w:val="en-U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3526" w14:textId="47320581" w:rsidR="00F62F37" w:rsidRPr="00877C88" w:rsidRDefault="00F62F37">
    <w:pPr>
      <w:pStyle w:val="Header"/>
      <w:pBdr>
        <w:bottom w:val="single" w:sz="4" w:space="8" w:color="156082" w:themeColor="accent1"/>
      </w:pBdr>
      <w:tabs>
        <w:tab w:val="clear" w:pos="4680"/>
        <w:tab w:val="clear" w:pos="9360"/>
      </w:tabs>
      <w:spacing w:after="360"/>
      <w:contextualSpacing/>
    </w:pPr>
    <w:r w:rsidRPr="417A7C47">
      <w:rPr>
        <w:color w:val="000000" w:themeColor="text1"/>
      </w:rPr>
      <w:t>Project Name</w:t>
    </w:r>
    <w:r>
      <w:tab/>
    </w:r>
    <w:r w:rsidRPr="417A7C47">
      <w:rPr>
        <w:color w:val="000000" w:themeColor="text1"/>
      </w:rPr>
      <w:t xml:space="preserve">           </w:t>
    </w:r>
    <w:r>
      <w:tab/>
    </w:r>
    <w:r w:rsidRPr="417A7C47">
      <w:rPr>
        <w:color w:val="000000" w:themeColor="text1"/>
      </w:rPr>
      <w:t xml:space="preserve">  </w:t>
    </w:r>
    <w:r>
      <w:tab/>
    </w:r>
    <w:r>
      <w:tab/>
    </w:r>
    <w:r>
      <w:tab/>
    </w:r>
    <w:r>
      <w:tab/>
    </w:r>
    <w:r w:rsidRPr="417A7C47">
      <w:rPr>
        <w:color w:val="000000" w:themeColor="text1"/>
      </w:rPr>
      <w:t xml:space="preserve">  </w:t>
    </w:r>
    <w:r>
      <w:rPr>
        <w:color w:val="404040" w:themeColor="text1" w:themeTint="BF"/>
        <w:lang w:val="en-US"/>
      </w:rPr>
      <w:fldChar w:fldCharType="begin"/>
    </w:r>
    <w:r>
      <w:rPr>
        <w:color w:val="404040" w:themeColor="text1" w:themeTint="BF"/>
        <w:lang w:val="en-US"/>
      </w:rPr>
      <w:instrText xml:space="preserve"> STYLEREF  "Heading 1"  \* MERGEFORMAT</w:instrText>
    </w:r>
    <w:r w:rsidR="005F5C72">
      <w:rPr>
        <w:color w:val="404040" w:themeColor="text1" w:themeTint="BF"/>
        <w:lang w:val="en-US"/>
      </w:rPr>
      <w:fldChar w:fldCharType="separate"/>
    </w:r>
    <w:r w:rsidR="005F5C72">
      <w:rPr>
        <w:noProof/>
        <w:color w:val="404040" w:themeColor="text1" w:themeTint="BF"/>
        <w:lang w:val="en-US"/>
      </w:rPr>
      <w:t>Literature Cited:</w:t>
    </w:r>
    <w:r>
      <w:rPr>
        <w:color w:val="404040" w:themeColor="text1" w:themeTint="BF"/>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B5463EE"/>
    <w:lvl w:ilvl="0" w:tplc="FB7E9B64">
      <w:start w:val="2"/>
      <w:numFmt w:val="decimal"/>
      <w:lvlText w:val="%1."/>
      <w:lvlJc w:val="left"/>
      <w:pPr>
        <w:ind w:left="720" w:hanging="360"/>
      </w:pPr>
      <w:rPr>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7B7618"/>
    <w:multiLevelType w:val="hybridMultilevel"/>
    <w:tmpl w:val="B336B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34974"/>
    <w:multiLevelType w:val="multilevel"/>
    <w:tmpl w:val="494E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74CD9"/>
    <w:multiLevelType w:val="hybridMultilevel"/>
    <w:tmpl w:val="44AE5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464A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14CA43D4"/>
    <w:multiLevelType w:val="multilevel"/>
    <w:tmpl w:val="DF12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E4BAE"/>
    <w:multiLevelType w:val="hybridMultilevel"/>
    <w:tmpl w:val="F140C4C0"/>
    <w:lvl w:ilvl="0" w:tplc="510A7E0C">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E6442"/>
    <w:multiLevelType w:val="multilevel"/>
    <w:tmpl w:val="296A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83CEC"/>
    <w:multiLevelType w:val="hybridMultilevel"/>
    <w:tmpl w:val="EB862A66"/>
    <w:lvl w:ilvl="0" w:tplc="F61AEB94">
      <w:numFmt w:val="bullet"/>
      <w:lvlText w:val=""/>
      <w:lvlJc w:val="left"/>
      <w:pPr>
        <w:ind w:left="1800" w:hanging="360"/>
      </w:pPr>
      <w:rPr>
        <w:rFonts w:ascii="Symbol" w:eastAsia="Symbol" w:hAnsi="Symbol" w:cs="Symbol" w:hint="default"/>
        <w:b w:val="0"/>
        <w:bCs w:val="0"/>
        <w:i w:val="0"/>
        <w:iCs w:val="0"/>
        <w:spacing w:val="0"/>
        <w:w w:val="100"/>
        <w:sz w:val="28"/>
        <w:szCs w:val="28"/>
        <w:lang w:val="en-US" w:eastAsia="en-US" w:bidi="ar-SA"/>
      </w:rPr>
    </w:lvl>
    <w:lvl w:ilvl="1" w:tplc="0DD89476">
      <w:numFmt w:val="bullet"/>
      <w:lvlText w:val="•"/>
      <w:lvlJc w:val="left"/>
      <w:pPr>
        <w:ind w:left="2204" w:hanging="360"/>
      </w:pPr>
      <w:rPr>
        <w:rFonts w:hint="default"/>
        <w:lang w:val="en-US" w:eastAsia="en-US" w:bidi="ar-SA"/>
      </w:rPr>
    </w:lvl>
    <w:lvl w:ilvl="2" w:tplc="0086948E">
      <w:numFmt w:val="bullet"/>
      <w:lvlText w:val="•"/>
      <w:lvlJc w:val="left"/>
      <w:pPr>
        <w:ind w:left="2609" w:hanging="360"/>
      </w:pPr>
      <w:rPr>
        <w:rFonts w:hint="default"/>
        <w:lang w:val="en-US" w:eastAsia="en-US" w:bidi="ar-SA"/>
      </w:rPr>
    </w:lvl>
    <w:lvl w:ilvl="3" w:tplc="A926BD08">
      <w:numFmt w:val="bullet"/>
      <w:lvlText w:val="•"/>
      <w:lvlJc w:val="left"/>
      <w:pPr>
        <w:ind w:left="3013" w:hanging="360"/>
      </w:pPr>
      <w:rPr>
        <w:rFonts w:hint="default"/>
        <w:lang w:val="en-US" w:eastAsia="en-US" w:bidi="ar-SA"/>
      </w:rPr>
    </w:lvl>
    <w:lvl w:ilvl="4" w:tplc="6B700D12">
      <w:numFmt w:val="bullet"/>
      <w:lvlText w:val="•"/>
      <w:lvlJc w:val="left"/>
      <w:pPr>
        <w:ind w:left="3418" w:hanging="360"/>
      </w:pPr>
      <w:rPr>
        <w:rFonts w:hint="default"/>
        <w:lang w:val="en-US" w:eastAsia="en-US" w:bidi="ar-SA"/>
      </w:rPr>
    </w:lvl>
    <w:lvl w:ilvl="5" w:tplc="B16E3B34">
      <w:numFmt w:val="bullet"/>
      <w:lvlText w:val="•"/>
      <w:lvlJc w:val="left"/>
      <w:pPr>
        <w:ind w:left="3822" w:hanging="360"/>
      </w:pPr>
      <w:rPr>
        <w:rFonts w:hint="default"/>
        <w:lang w:val="en-US" w:eastAsia="en-US" w:bidi="ar-SA"/>
      </w:rPr>
    </w:lvl>
    <w:lvl w:ilvl="6" w:tplc="B4E8C5FE">
      <w:numFmt w:val="bullet"/>
      <w:lvlText w:val="•"/>
      <w:lvlJc w:val="left"/>
      <w:pPr>
        <w:ind w:left="4227" w:hanging="360"/>
      </w:pPr>
      <w:rPr>
        <w:rFonts w:hint="default"/>
        <w:lang w:val="en-US" w:eastAsia="en-US" w:bidi="ar-SA"/>
      </w:rPr>
    </w:lvl>
    <w:lvl w:ilvl="7" w:tplc="1C9AA858">
      <w:numFmt w:val="bullet"/>
      <w:lvlText w:val="•"/>
      <w:lvlJc w:val="left"/>
      <w:pPr>
        <w:ind w:left="4631" w:hanging="360"/>
      </w:pPr>
      <w:rPr>
        <w:rFonts w:hint="default"/>
        <w:lang w:val="en-US" w:eastAsia="en-US" w:bidi="ar-SA"/>
      </w:rPr>
    </w:lvl>
    <w:lvl w:ilvl="8" w:tplc="AC5A68A2">
      <w:numFmt w:val="bullet"/>
      <w:lvlText w:val="•"/>
      <w:lvlJc w:val="left"/>
      <w:pPr>
        <w:ind w:left="5036" w:hanging="360"/>
      </w:pPr>
      <w:rPr>
        <w:rFonts w:hint="default"/>
        <w:lang w:val="en-US" w:eastAsia="en-US" w:bidi="ar-SA"/>
      </w:rPr>
    </w:lvl>
  </w:abstractNum>
  <w:abstractNum w:abstractNumId="9" w15:restartNumberingAfterBreak="0">
    <w:nsid w:val="2125520D"/>
    <w:multiLevelType w:val="multilevel"/>
    <w:tmpl w:val="F5FC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4C1E2F"/>
    <w:multiLevelType w:val="hybridMultilevel"/>
    <w:tmpl w:val="5EB49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5B704C3"/>
    <w:multiLevelType w:val="hybridMultilevel"/>
    <w:tmpl w:val="8168E40E"/>
    <w:lvl w:ilvl="0" w:tplc="75245F5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577075"/>
    <w:multiLevelType w:val="hybridMultilevel"/>
    <w:tmpl w:val="82A44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F3A01"/>
    <w:multiLevelType w:val="hybridMultilevel"/>
    <w:tmpl w:val="50CC3638"/>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E6714"/>
    <w:multiLevelType w:val="hybridMultilevel"/>
    <w:tmpl w:val="C6CE4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A6542"/>
    <w:multiLevelType w:val="multilevel"/>
    <w:tmpl w:val="D2B6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3C3F91"/>
    <w:multiLevelType w:val="hybridMultilevel"/>
    <w:tmpl w:val="00B20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17C7D"/>
    <w:multiLevelType w:val="hybridMultilevel"/>
    <w:tmpl w:val="E07EFA9A"/>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024B8"/>
    <w:multiLevelType w:val="hybridMultilevel"/>
    <w:tmpl w:val="7CA8D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E92CF2"/>
    <w:multiLevelType w:val="multilevel"/>
    <w:tmpl w:val="E0D4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CF4C9C"/>
    <w:multiLevelType w:val="multilevel"/>
    <w:tmpl w:val="65AA99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232CB"/>
    <w:multiLevelType w:val="hybridMultilevel"/>
    <w:tmpl w:val="8252E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863C60"/>
    <w:multiLevelType w:val="hybridMultilevel"/>
    <w:tmpl w:val="A6EEA08C"/>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633565"/>
    <w:multiLevelType w:val="hybridMultilevel"/>
    <w:tmpl w:val="B964CC06"/>
    <w:lvl w:ilvl="0" w:tplc="1460EA78">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4" w15:restartNumberingAfterBreak="0">
    <w:nsid w:val="702054B3"/>
    <w:multiLevelType w:val="hybridMultilevel"/>
    <w:tmpl w:val="4E6C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2B438E"/>
    <w:multiLevelType w:val="multilevel"/>
    <w:tmpl w:val="A350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77BB3"/>
    <w:multiLevelType w:val="hybridMultilevel"/>
    <w:tmpl w:val="A2B4546E"/>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27" w15:restartNumberingAfterBreak="0">
    <w:nsid w:val="7E926E7F"/>
    <w:multiLevelType w:val="multilevel"/>
    <w:tmpl w:val="BF08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465529">
    <w:abstractNumId w:val="10"/>
  </w:num>
  <w:num w:numId="2" w16cid:durableId="38553218">
    <w:abstractNumId w:val="17"/>
  </w:num>
  <w:num w:numId="3" w16cid:durableId="1909266095">
    <w:abstractNumId w:val="0"/>
  </w:num>
  <w:num w:numId="4" w16cid:durableId="664356757">
    <w:abstractNumId w:val="6"/>
  </w:num>
  <w:num w:numId="5" w16cid:durableId="325016326">
    <w:abstractNumId w:val="21"/>
  </w:num>
  <w:num w:numId="6" w16cid:durableId="286544840">
    <w:abstractNumId w:val="11"/>
  </w:num>
  <w:num w:numId="7" w16cid:durableId="575478211">
    <w:abstractNumId w:val="13"/>
  </w:num>
  <w:num w:numId="8" w16cid:durableId="1136143765">
    <w:abstractNumId w:val="22"/>
  </w:num>
  <w:num w:numId="9" w16cid:durableId="672344566">
    <w:abstractNumId w:val="24"/>
  </w:num>
  <w:num w:numId="10" w16cid:durableId="1505617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967728">
    <w:abstractNumId w:val="26"/>
  </w:num>
  <w:num w:numId="12" w16cid:durableId="91173911">
    <w:abstractNumId w:val="4"/>
  </w:num>
  <w:num w:numId="13" w16cid:durableId="275991253">
    <w:abstractNumId w:val="15"/>
  </w:num>
  <w:num w:numId="14" w16cid:durableId="1226142664">
    <w:abstractNumId w:val="7"/>
  </w:num>
  <w:num w:numId="15" w16cid:durableId="1144082083">
    <w:abstractNumId w:val="16"/>
  </w:num>
  <w:num w:numId="16" w16cid:durableId="1646080034">
    <w:abstractNumId w:val="14"/>
  </w:num>
  <w:num w:numId="17" w16cid:durableId="478807384">
    <w:abstractNumId w:val="18"/>
  </w:num>
  <w:num w:numId="18" w16cid:durableId="632441069">
    <w:abstractNumId w:val="12"/>
  </w:num>
  <w:num w:numId="19" w16cid:durableId="2070417497">
    <w:abstractNumId w:val="3"/>
  </w:num>
  <w:num w:numId="20" w16cid:durableId="279186607">
    <w:abstractNumId w:val="2"/>
  </w:num>
  <w:num w:numId="21" w16cid:durableId="141850392">
    <w:abstractNumId w:val="19"/>
  </w:num>
  <w:num w:numId="22" w16cid:durableId="762654711">
    <w:abstractNumId w:val="5"/>
  </w:num>
  <w:num w:numId="23" w16cid:durableId="430666247">
    <w:abstractNumId w:val="27"/>
  </w:num>
  <w:num w:numId="24" w16cid:durableId="2067491926">
    <w:abstractNumId w:val="9"/>
  </w:num>
  <w:num w:numId="25" w16cid:durableId="1968967465">
    <w:abstractNumId w:val="25"/>
  </w:num>
  <w:num w:numId="26" w16cid:durableId="1248807640">
    <w:abstractNumId w:val="8"/>
  </w:num>
  <w:num w:numId="27" w16cid:durableId="610433195">
    <w:abstractNumId w:val="1"/>
  </w:num>
  <w:num w:numId="28" w16cid:durableId="18165577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37"/>
    <w:rsid w:val="00004335"/>
    <w:rsid w:val="000104BC"/>
    <w:rsid w:val="00025E82"/>
    <w:rsid w:val="00050EAA"/>
    <w:rsid w:val="00051B78"/>
    <w:rsid w:val="00057AD7"/>
    <w:rsid w:val="000601CD"/>
    <w:rsid w:val="00062079"/>
    <w:rsid w:val="00067F3D"/>
    <w:rsid w:val="00071DC4"/>
    <w:rsid w:val="00076B45"/>
    <w:rsid w:val="0008072B"/>
    <w:rsid w:val="000817BE"/>
    <w:rsid w:val="00084577"/>
    <w:rsid w:val="00085739"/>
    <w:rsid w:val="00085DD4"/>
    <w:rsid w:val="0009025D"/>
    <w:rsid w:val="0009663B"/>
    <w:rsid w:val="0009738F"/>
    <w:rsid w:val="000B247C"/>
    <w:rsid w:val="000B3663"/>
    <w:rsid w:val="000C148B"/>
    <w:rsid w:val="000C31A3"/>
    <w:rsid w:val="000C48E1"/>
    <w:rsid w:val="000D2EB0"/>
    <w:rsid w:val="000D30DF"/>
    <w:rsid w:val="000D3583"/>
    <w:rsid w:val="000D4C4C"/>
    <w:rsid w:val="000D5183"/>
    <w:rsid w:val="000E0C9F"/>
    <w:rsid w:val="000E225E"/>
    <w:rsid w:val="000E46E1"/>
    <w:rsid w:val="000E551E"/>
    <w:rsid w:val="000F325C"/>
    <w:rsid w:val="000F4CE0"/>
    <w:rsid w:val="000F652E"/>
    <w:rsid w:val="000F77B6"/>
    <w:rsid w:val="00103DB0"/>
    <w:rsid w:val="00106CAE"/>
    <w:rsid w:val="00112A39"/>
    <w:rsid w:val="0012114C"/>
    <w:rsid w:val="00121B84"/>
    <w:rsid w:val="00127431"/>
    <w:rsid w:val="001277D7"/>
    <w:rsid w:val="001360F2"/>
    <w:rsid w:val="00143D61"/>
    <w:rsid w:val="001464CF"/>
    <w:rsid w:val="0014796B"/>
    <w:rsid w:val="00147CB0"/>
    <w:rsid w:val="00164F25"/>
    <w:rsid w:val="00166632"/>
    <w:rsid w:val="00170252"/>
    <w:rsid w:val="00173682"/>
    <w:rsid w:val="001767B2"/>
    <w:rsid w:val="00183C90"/>
    <w:rsid w:val="001908A3"/>
    <w:rsid w:val="001A4675"/>
    <w:rsid w:val="001A75FE"/>
    <w:rsid w:val="001A772D"/>
    <w:rsid w:val="001B04FB"/>
    <w:rsid w:val="001B6712"/>
    <w:rsid w:val="001B77D5"/>
    <w:rsid w:val="001C00F3"/>
    <w:rsid w:val="001C43B6"/>
    <w:rsid w:val="001C7994"/>
    <w:rsid w:val="001E0664"/>
    <w:rsid w:val="001F2386"/>
    <w:rsid w:val="002144B2"/>
    <w:rsid w:val="00235EE2"/>
    <w:rsid w:val="00246D71"/>
    <w:rsid w:val="00250878"/>
    <w:rsid w:val="002523D4"/>
    <w:rsid w:val="00261AD0"/>
    <w:rsid w:val="002661B9"/>
    <w:rsid w:val="00275223"/>
    <w:rsid w:val="0028042E"/>
    <w:rsid w:val="002813ED"/>
    <w:rsid w:val="0028719F"/>
    <w:rsid w:val="002908FD"/>
    <w:rsid w:val="002912AE"/>
    <w:rsid w:val="002B0B67"/>
    <w:rsid w:val="002B1607"/>
    <w:rsid w:val="002B2DE3"/>
    <w:rsid w:val="002B5916"/>
    <w:rsid w:val="002C53B2"/>
    <w:rsid w:val="002D133D"/>
    <w:rsid w:val="002D48BA"/>
    <w:rsid w:val="002E4B32"/>
    <w:rsid w:val="002F3330"/>
    <w:rsid w:val="003043AF"/>
    <w:rsid w:val="00305B0C"/>
    <w:rsid w:val="00320DC4"/>
    <w:rsid w:val="00324719"/>
    <w:rsid w:val="003277B9"/>
    <w:rsid w:val="00333C87"/>
    <w:rsid w:val="00353D86"/>
    <w:rsid w:val="00360E08"/>
    <w:rsid w:val="00364AA2"/>
    <w:rsid w:val="00370E82"/>
    <w:rsid w:val="00381105"/>
    <w:rsid w:val="0038258A"/>
    <w:rsid w:val="0038616E"/>
    <w:rsid w:val="00387746"/>
    <w:rsid w:val="00397136"/>
    <w:rsid w:val="003A6183"/>
    <w:rsid w:val="003A7CC1"/>
    <w:rsid w:val="003C6A44"/>
    <w:rsid w:val="003C6C5A"/>
    <w:rsid w:val="003D1B32"/>
    <w:rsid w:val="003E4642"/>
    <w:rsid w:val="003E5440"/>
    <w:rsid w:val="003F03A0"/>
    <w:rsid w:val="003F6394"/>
    <w:rsid w:val="004024D6"/>
    <w:rsid w:val="004074AB"/>
    <w:rsid w:val="004251C5"/>
    <w:rsid w:val="004309FA"/>
    <w:rsid w:val="00430E22"/>
    <w:rsid w:val="004323C3"/>
    <w:rsid w:val="004326FE"/>
    <w:rsid w:val="00434207"/>
    <w:rsid w:val="004356E7"/>
    <w:rsid w:val="00436093"/>
    <w:rsid w:val="004408B7"/>
    <w:rsid w:val="00446BB3"/>
    <w:rsid w:val="00447A73"/>
    <w:rsid w:val="00450435"/>
    <w:rsid w:val="004633D0"/>
    <w:rsid w:val="00467388"/>
    <w:rsid w:val="004741F0"/>
    <w:rsid w:val="004870D0"/>
    <w:rsid w:val="004A212C"/>
    <w:rsid w:val="004A675C"/>
    <w:rsid w:val="004B3267"/>
    <w:rsid w:val="004B4B4B"/>
    <w:rsid w:val="004C36F1"/>
    <w:rsid w:val="004C49C6"/>
    <w:rsid w:val="004C5390"/>
    <w:rsid w:val="004C75AC"/>
    <w:rsid w:val="004D03F9"/>
    <w:rsid w:val="004D0E33"/>
    <w:rsid w:val="004D1154"/>
    <w:rsid w:val="004D46C5"/>
    <w:rsid w:val="004E1087"/>
    <w:rsid w:val="004E3161"/>
    <w:rsid w:val="004E3663"/>
    <w:rsid w:val="004F1B22"/>
    <w:rsid w:val="004F51A9"/>
    <w:rsid w:val="00502261"/>
    <w:rsid w:val="00503B66"/>
    <w:rsid w:val="00505A86"/>
    <w:rsid w:val="00507811"/>
    <w:rsid w:val="00514588"/>
    <w:rsid w:val="00514B1C"/>
    <w:rsid w:val="00516FA8"/>
    <w:rsid w:val="00520179"/>
    <w:rsid w:val="005269DD"/>
    <w:rsid w:val="00527319"/>
    <w:rsid w:val="00530D15"/>
    <w:rsid w:val="00533792"/>
    <w:rsid w:val="00542333"/>
    <w:rsid w:val="00545922"/>
    <w:rsid w:val="005602B1"/>
    <w:rsid w:val="00561CF0"/>
    <w:rsid w:val="005671EB"/>
    <w:rsid w:val="00570CCD"/>
    <w:rsid w:val="00573D3D"/>
    <w:rsid w:val="005943A8"/>
    <w:rsid w:val="005B1BB0"/>
    <w:rsid w:val="005C0B06"/>
    <w:rsid w:val="005C41CB"/>
    <w:rsid w:val="005C58E7"/>
    <w:rsid w:val="005C714B"/>
    <w:rsid w:val="005C77D1"/>
    <w:rsid w:val="005D543B"/>
    <w:rsid w:val="005E2445"/>
    <w:rsid w:val="005E396C"/>
    <w:rsid w:val="005E6CC6"/>
    <w:rsid w:val="005E7B0F"/>
    <w:rsid w:val="005F22FE"/>
    <w:rsid w:val="005F370A"/>
    <w:rsid w:val="005F3B2E"/>
    <w:rsid w:val="005F5C72"/>
    <w:rsid w:val="006003E2"/>
    <w:rsid w:val="00601433"/>
    <w:rsid w:val="0060545C"/>
    <w:rsid w:val="00605CB5"/>
    <w:rsid w:val="0061348C"/>
    <w:rsid w:val="00613AD3"/>
    <w:rsid w:val="00616846"/>
    <w:rsid w:val="00621346"/>
    <w:rsid w:val="00643A24"/>
    <w:rsid w:val="00644405"/>
    <w:rsid w:val="00650DEC"/>
    <w:rsid w:val="006538E5"/>
    <w:rsid w:val="00655DB6"/>
    <w:rsid w:val="00660C4E"/>
    <w:rsid w:val="00663FD3"/>
    <w:rsid w:val="00670E76"/>
    <w:rsid w:val="00675F02"/>
    <w:rsid w:val="00681FC7"/>
    <w:rsid w:val="00692A15"/>
    <w:rsid w:val="00692DCD"/>
    <w:rsid w:val="006A3035"/>
    <w:rsid w:val="006A540F"/>
    <w:rsid w:val="006A7475"/>
    <w:rsid w:val="006B24A7"/>
    <w:rsid w:val="006B28EF"/>
    <w:rsid w:val="006C04E6"/>
    <w:rsid w:val="006C232F"/>
    <w:rsid w:val="006C3F8E"/>
    <w:rsid w:val="006C7B80"/>
    <w:rsid w:val="006D0C4B"/>
    <w:rsid w:val="006E10F5"/>
    <w:rsid w:val="006E1163"/>
    <w:rsid w:val="006E12CE"/>
    <w:rsid w:val="006E541E"/>
    <w:rsid w:val="006E5D3E"/>
    <w:rsid w:val="006E77ED"/>
    <w:rsid w:val="006F4099"/>
    <w:rsid w:val="006F4BA2"/>
    <w:rsid w:val="0070012D"/>
    <w:rsid w:val="007052EC"/>
    <w:rsid w:val="00711B1B"/>
    <w:rsid w:val="007143F9"/>
    <w:rsid w:val="007152CC"/>
    <w:rsid w:val="0072176F"/>
    <w:rsid w:val="0072777F"/>
    <w:rsid w:val="00731D1E"/>
    <w:rsid w:val="00734256"/>
    <w:rsid w:val="00741191"/>
    <w:rsid w:val="00741458"/>
    <w:rsid w:val="007424CA"/>
    <w:rsid w:val="00744EC2"/>
    <w:rsid w:val="00747289"/>
    <w:rsid w:val="00753842"/>
    <w:rsid w:val="00765870"/>
    <w:rsid w:val="0077469F"/>
    <w:rsid w:val="007756F9"/>
    <w:rsid w:val="00783047"/>
    <w:rsid w:val="00791DBB"/>
    <w:rsid w:val="00793E19"/>
    <w:rsid w:val="007A057F"/>
    <w:rsid w:val="007A4735"/>
    <w:rsid w:val="007A648B"/>
    <w:rsid w:val="007B0DE6"/>
    <w:rsid w:val="007B5069"/>
    <w:rsid w:val="007B5F91"/>
    <w:rsid w:val="007B7BED"/>
    <w:rsid w:val="007C120E"/>
    <w:rsid w:val="007C32FB"/>
    <w:rsid w:val="007D0530"/>
    <w:rsid w:val="007D3775"/>
    <w:rsid w:val="007D4BAF"/>
    <w:rsid w:val="007D7783"/>
    <w:rsid w:val="007E0407"/>
    <w:rsid w:val="007E36F5"/>
    <w:rsid w:val="007F36D2"/>
    <w:rsid w:val="007F7A10"/>
    <w:rsid w:val="00806FC6"/>
    <w:rsid w:val="00807003"/>
    <w:rsid w:val="00807016"/>
    <w:rsid w:val="00815E90"/>
    <w:rsid w:val="00831E61"/>
    <w:rsid w:val="00834705"/>
    <w:rsid w:val="0084221C"/>
    <w:rsid w:val="00843A8E"/>
    <w:rsid w:val="00850EB1"/>
    <w:rsid w:val="0085227C"/>
    <w:rsid w:val="008600A4"/>
    <w:rsid w:val="00860694"/>
    <w:rsid w:val="00871651"/>
    <w:rsid w:val="00874860"/>
    <w:rsid w:val="0087614F"/>
    <w:rsid w:val="00893B84"/>
    <w:rsid w:val="008A03A8"/>
    <w:rsid w:val="008A06D3"/>
    <w:rsid w:val="008A5462"/>
    <w:rsid w:val="008A573A"/>
    <w:rsid w:val="008A59C6"/>
    <w:rsid w:val="008A5E8C"/>
    <w:rsid w:val="008A65A5"/>
    <w:rsid w:val="008B0A96"/>
    <w:rsid w:val="008B2A11"/>
    <w:rsid w:val="008B49B1"/>
    <w:rsid w:val="008D1BED"/>
    <w:rsid w:val="008D7E43"/>
    <w:rsid w:val="008F2E6D"/>
    <w:rsid w:val="008F78AC"/>
    <w:rsid w:val="00917433"/>
    <w:rsid w:val="00921C3D"/>
    <w:rsid w:val="00925AEB"/>
    <w:rsid w:val="00925D85"/>
    <w:rsid w:val="00932FF6"/>
    <w:rsid w:val="009358F4"/>
    <w:rsid w:val="0094434F"/>
    <w:rsid w:val="00952898"/>
    <w:rsid w:val="00955118"/>
    <w:rsid w:val="00956332"/>
    <w:rsid w:val="00972AC4"/>
    <w:rsid w:val="00973589"/>
    <w:rsid w:val="00976561"/>
    <w:rsid w:val="00981971"/>
    <w:rsid w:val="00983B33"/>
    <w:rsid w:val="00994F38"/>
    <w:rsid w:val="009974E2"/>
    <w:rsid w:val="009A6855"/>
    <w:rsid w:val="009B009E"/>
    <w:rsid w:val="009B28EB"/>
    <w:rsid w:val="009B6BE1"/>
    <w:rsid w:val="009C5A71"/>
    <w:rsid w:val="009D55D7"/>
    <w:rsid w:val="009D5BFD"/>
    <w:rsid w:val="00A01EC2"/>
    <w:rsid w:val="00A025F0"/>
    <w:rsid w:val="00A1569C"/>
    <w:rsid w:val="00A231DD"/>
    <w:rsid w:val="00A31670"/>
    <w:rsid w:val="00A32DA5"/>
    <w:rsid w:val="00A41CDE"/>
    <w:rsid w:val="00A579E2"/>
    <w:rsid w:val="00A63F81"/>
    <w:rsid w:val="00A80CB8"/>
    <w:rsid w:val="00A87706"/>
    <w:rsid w:val="00A90334"/>
    <w:rsid w:val="00A927BB"/>
    <w:rsid w:val="00A972C0"/>
    <w:rsid w:val="00AA00A6"/>
    <w:rsid w:val="00AA2D85"/>
    <w:rsid w:val="00AB4A91"/>
    <w:rsid w:val="00AC00D6"/>
    <w:rsid w:val="00AC37BF"/>
    <w:rsid w:val="00AD0B33"/>
    <w:rsid w:val="00AD54AD"/>
    <w:rsid w:val="00AE2076"/>
    <w:rsid w:val="00AE20D0"/>
    <w:rsid w:val="00AE59F1"/>
    <w:rsid w:val="00AF065C"/>
    <w:rsid w:val="00B055BE"/>
    <w:rsid w:val="00B204E3"/>
    <w:rsid w:val="00B24E5A"/>
    <w:rsid w:val="00B34C90"/>
    <w:rsid w:val="00B35082"/>
    <w:rsid w:val="00B379F2"/>
    <w:rsid w:val="00B41CF7"/>
    <w:rsid w:val="00B44405"/>
    <w:rsid w:val="00B459DB"/>
    <w:rsid w:val="00B50104"/>
    <w:rsid w:val="00B512E3"/>
    <w:rsid w:val="00B56E4D"/>
    <w:rsid w:val="00B63C58"/>
    <w:rsid w:val="00B64DA3"/>
    <w:rsid w:val="00B7367A"/>
    <w:rsid w:val="00B75FAF"/>
    <w:rsid w:val="00B84C83"/>
    <w:rsid w:val="00B91954"/>
    <w:rsid w:val="00BB56EA"/>
    <w:rsid w:val="00BC0813"/>
    <w:rsid w:val="00BC2C1C"/>
    <w:rsid w:val="00BD101E"/>
    <w:rsid w:val="00BD3949"/>
    <w:rsid w:val="00BD5063"/>
    <w:rsid w:val="00BD5C4C"/>
    <w:rsid w:val="00BD6E0F"/>
    <w:rsid w:val="00BE6EC1"/>
    <w:rsid w:val="00C018BD"/>
    <w:rsid w:val="00C04B46"/>
    <w:rsid w:val="00C06DCE"/>
    <w:rsid w:val="00C25406"/>
    <w:rsid w:val="00C26007"/>
    <w:rsid w:val="00C419F1"/>
    <w:rsid w:val="00C52109"/>
    <w:rsid w:val="00C640D0"/>
    <w:rsid w:val="00C71A2C"/>
    <w:rsid w:val="00C74DE7"/>
    <w:rsid w:val="00C77CF9"/>
    <w:rsid w:val="00C82539"/>
    <w:rsid w:val="00C82B20"/>
    <w:rsid w:val="00C8650E"/>
    <w:rsid w:val="00C875D0"/>
    <w:rsid w:val="00C91F41"/>
    <w:rsid w:val="00C94520"/>
    <w:rsid w:val="00C94AA1"/>
    <w:rsid w:val="00CA7C03"/>
    <w:rsid w:val="00CB2EA6"/>
    <w:rsid w:val="00CC058D"/>
    <w:rsid w:val="00CC7C82"/>
    <w:rsid w:val="00CD3708"/>
    <w:rsid w:val="00CE1E7A"/>
    <w:rsid w:val="00CF0EBD"/>
    <w:rsid w:val="00D00C01"/>
    <w:rsid w:val="00D026D9"/>
    <w:rsid w:val="00D06E3B"/>
    <w:rsid w:val="00D14298"/>
    <w:rsid w:val="00D178A6"/>
    <w:rsid w:val="00D2142C"/>
    <w:rsid w:val="00D216AC"/>
    <w:rsid w:val="00D25655"/>
    <w:rsid w:val="00D26DE0"/>
    <w:rsid w:val="00D56D0C"/>
    <w:rsid w:val="00D6648D"/>
    <w:rsid w:val="00D678DB"/>
    <w:rsid w:val="00D732FA"/>
    <w:rsid w:val="00D73449"/>
    <w:rsid w:val="00D81C96"/>
    <w:rsid w:val="00D83FDE"/>
    <w:rsid w:val="00D878CE"/>
    <w:rsid w:val="00D920DC"/>
    <w:rsid w:val="00D95121"/>
    <w:rsid w:val="00D97F5F"/>
    <w:rsid w:val="00DA5E76"/>
    <w:rsid w:val="00DA7222"/>
    <w:rsid w:val="00DC5961"/>
    <w:rsid w:val="00DC7294"/>
    <w:rsid w:val="00DC75A5"/>
    <w:rsid w:val="00DD34AE"/>
    <w:rsid w:val="00DD36F1"/>
    <w:rsid w:val="00DD6151"/>
    <w:rsid w:val="00DD74CB"/>
    <w:rsid w:val="00DE4E57"/>
    <w:rsid w:val="00DF05FF"/>
    <w:rsid w:val="00DF1F9D"/>
    <w:rsid w:val="00DF44C5"/>
    <w:rsid w:val="00E107F9"/>
    <w:rsid w:val="00E2260A"/>
    <w:rsid w:val="00E27D88"/>
    <w:rsid w:val="00E30E14"/>
    <w:rsid w:val="00E311FD"/>
    <w:rsid w:val="00E3512A"/>
    <w:rsid w:val="00E42B20"/>
    <w:rsid w:val="00E512F4"/>
    <w:rsid w:val="00E5133A"/>
    <w:rsid w:val="00E543B6"/>
    <w:rsid w:val="00E5585C"/>
    <w:rsid w:val="00E575F1"/>
    <w:rsid w:val="00E65F2A"/>
    <w:rsid w:val="00E721B0"/>
    <w:rsid w:val="00E80848"/>
    <w:rsid w:val="00E83548"/>
    <w:rsid w:val="00E859D9"/>
    <w:rsid w:val="00EA5225"/>
    <w:rsid w:val="00EB10C5"/>
    <w:rsid w:val="00EC090B"/>
    <w:rsid w:val="00EC0A56"/>
    <w:rsid w:val="00EC2738"/>
    <w:rsid w:val="00EC5497"/>
    <w:rsid w:val="00ED3AAD"/>
    <w:rsid w:val="00EE137E"/>
    <w:rsid w:val="00EE5869"/>
    <w:rsid w:val="00EF194A"/>
    <w:rsid w:val="00EF67A2"/>
    <w:rsid w:val="00EF7796"/>
    <w:rsid w:val="00F03659"/>
    <w:rsid w:val="00F0655E"/>
    <w:rsid w:val="00F13946"/>
    <w:rsid w:val="00F143E5"/>
    <w:rsid w:val="00F1458F"/>
    <w:rsid w:val="00F15C29"/>
    <w:rsid w:val="00F26ED9"/>
    <w:rsid w:val="00F349F9"/>
    <w:rsid w:val="00F361AD"/>
    <w:rsid w:val="00F36650"/>
    <w:rsid w:val="00F413CD"/>
    <w:rsid w:val="00F41C47"/>
    <w:rsid w:val="00F41DBD"/>
    <w:rsid w:val="00F54797"/>
    <w:rsid w:val="00F62F37"/>
    <w:rsid w:val="00F72FFB"/>
    <w:rsid w:val="00F73461"/>
    <w:rsid w:val="00F74F02"/>
    <w:rsid w:val="00F812FF"/>
    <w:rsid w:val="00F85F36"/>
    <w:rsid w:val="00F90F04"/>
    <w:rsid w:val="00F92F9C"/>
    <w:rsid w:val="00FA7BEB"/>
    <w:rsid w:val="00FB095E"/>
    <w:rsid w:val="00FB38FC"/>
    <w:rsid w:val="00FB5EA7"/>
    <w:rsid w:val="00FC1073"/>
    <w:rsid w:val="00FC1226"/>
    <w:rsid w:val="00FC5098"/>
    <w:rsid w:val="00FC7DFC"/>
    <w:rsid w:val="00FD74C7"/>
    <w:rsid w:val="00FE18ED"/>
    <w:rsid w:val="00FE4672"/>
    <w:rsid w:val="00FE5B77"/>
    <w:rsid w:val="00FF17F6"/>
    <w:rsid w:val="00FF185B"/>
    <w:rsid w:val="00FF3A85"/>
    <w:rsid w:val="01A6F3E7"/>
    <w:rsid w:val="065A34E2"/>
    <w:rsid w:val="06B052A4"/>
    <w:rsid w:val="1274D877"/>
    <w:rsid w:val="12773BE7"/>
    <w:rsid w:val="148A67AF"/>
    <w:rsid w:val="1CB3C223"/>
    <w:rsid w:val="25C7FC0E"/>
    <w:rsid w:val="314A0573"/>
    <w:rsid w:val="322388A7"/>
    <w:rsid w:val="334C657A"/>
    <w:rsid w:val="363985B0"/>
    <w:rsid w:val="378599A6"/>
    <w:rsid w:val="3B8BE455"/>
    <w:rsid w:val="3BACCD5E"/>
    <w:rsid w:val="3FAB2E4C"/>
    <w:rsid w:val="406CD066"/>
    <w:rsid w:val="417A7C47"/>
    <w:rsid w:val="4283124A"/>
    <w:rsid w:val="4509D2ED"/>
    <w:rsid w:val="49EF3DA9"/>
    <w:rsid w:val="4D759DE0"/>
    <w:rsid w:val="4F4C875E"/>
    <w:rsid w:val="5951ECD4"/>
    <w:rsid w:val="5AECAAA3"/>
    <w:rsid w:val="60A91743"/>
    <w:rsid w:val="6D41B2ED"/>
    <w:rsid w:val="73347A7E"/>
    <w:rsid w:val="74213B2C"/>
    <w:rsid w:val="7A0D2DC3"/>
    <w:rsid w:val="7C613D36"/>
    <w:rsid w:val="7C9F0ABD"/>
    <w:rsid w:val="7CEC502F"/>
    <w:rsid w:val="7F2859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7D6552"/>
  <w15:chartTrackingRefBased/>
  <w15:docId w15:val="{50323346-614C-4CDF-9A23-D8CC38C4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33"/>
    <w:pPr>
      <w:spacing w:line="240" w:lineRule="auto"/>
    </w:pPr>
    <w:rPr>
      <w:rFonts w:ascii="Times New Roman" w:hAnsi="Times New Roman"/>
      <w:sz w:val="28"/>
      <w:szCs w:val="22"/>
      <w:lang w:val="ru-RU"/>
    </w:rPr>
  </w:style>
  <w:style w:type="paragraph" w:styleId="Heading1">
    <w:name w:val="heading 1"/>
    <w:basedOn w:val="Normal"/>
    <w:next w:val="Normal"/>
    <w:link w:val="Heading1Char"/>
    <w:uiPriority w:val="9"/>
    <w:qFormat/>
    <w:rsid w:val="00F62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2F3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62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2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F37"/>
    <w:rPr>
      <w:rFonts w:eastAsiaTheme="majorEastAsia" w:cstheme="majorBidi"/>
      <w:color w:val="272727" w:themeColor="text1" w:themeTint="D8"/>
    </w:rPr>
  </w:style>
  <w:style w:type="paragraph" w:styleId="Title">
    <w:name w:val="Title"/>
    <w:basedOn w:val="Normal"/>
    <w:next w:val="Normal"/>
    <w:link w:val="TitleChar"/>
    <w:uiPriority w:val="10"/>
    <w:qFormat/>
    <w:rsid w:val="00F62F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F3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62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F37"/>
    <w:pPr>
      <w:spacing w:before="160"/>
      <w:jc w:val="center"/>
    </w:pPr>
    <w:rPr>
      <w:i/>
      <w:iCs/>
      <w:color w:val="404040" w:themeColor="text1" w:themeTint="BF"/>
    </w:rPr>
  </w:style>
  <w:style w:type="character" w:customStyle="1" w:styleId="QuoteChar">
    <w:name w:val="Quote Char"/>
    <w:basedOn w:val="DefaultParagraphFont"/>
    <w:link w:val="Quote"/>
    <w:uiPriority w:val="29"/>
    <w:rsid w:val="00F62F37"/>
    <w:rPr>
      <w:i/>
      <w:iCs/>
      <w:color w:val="404040" w:themeColor="text1" w:themeTint="BF"/>
    </w:rPr>
  </w:style>
  <w:style w:type="paragraph" w:styleId="ListParagraph">
    <w:name w:val="List Paragraph"/>
    <w:basedOn w:val="Normal"/>
    <w:uiPriority w:val="34"/>
    <w:qFormat/>
    <w:rsid w:val="00F62F37"/>
    <w:pPr>
      <w:ind w:left="720"/>
      <w:contextualSpacing/>
    </w:pPr>
  </w:style>
  <w:style w:type="character" w:styleId="IntenseEmphasis">
    <w:name w:val="Intense Emphasis"/>
    <w:basedOn w:val="DefaultParagraphFont"/>
    <w:uiPriority w:val="21"/>
    <w:qFormat/>
    <w:rsid w:val="00F62F37"/>
    <w:rPr>
      <w:i/>
      <w:iCs/>
      <w:color w:val="0F4761" w:themeColor="accent1" w:themeShade="BF"/>
    </w:rPr>
  </w:style>
  <w:style w:type="paragraph" w:styleId="IntenseQuote">
    <w:name w:val="Intense Quote"/>
    <w:basedOn w:val="Normal"/>
    <w:next w:val="Normal"/>
    <w:link w:val="IntenseQuoteChar"/>
    <w:uiPriority w:val="30"/>
    <w:qFormat/>
    <w:rsid w:val="00F62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F37"/>
    <w:rPr>
      <w:i/>
      <w:iCs/>
      <w:color w:val="0F4761" w:themeColor="accent1" w:themeShade="BF"/>
    </w:rPr>
  </w:style>
  <w:style w:type="character" w:styleId="IntenseReference">
    <w:name w:val="Intense Reference"/>
    <w:basedOn w:val="DefaultParagraphFont"/>
    <w:uiPriority w:val="32"/>
    <w:qFormat/>
    <w:rsid w:val="00F62F37"/>
    <w:rPr>
      <w:b/>
      <w:bCs/>
      <w:smallCaps/>
      <w:color w:val="0F4761" w:themeColor="accent1" w:themeShade="BF"/>
      <w:spacing w:val="5"/>
    </w:rPr>
  </w:style>
  <w:style w:type="table" w:styleId="TableGrid">
    <w:name w:val="Table Grid"/>
    <w:basedOn w:val="TableNormal"/>
    <w:uiPriority w:val="39"/>
    <w:rsid w:val="00F62F37"/>
    <w:pPr>
      <w:spacing w:after="0" w:line="240" w:lineRule="auto"/>
    </w:pPr>
    <w:rPr>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62F37"/>
    <w:rPr>
      <w:color w:val="808080"/>
    </w:rPr>
  </w:style>
  <w:style w:type="paragraph" w:styleId="Header">
    <w:name w:val="header"/>
    <w:basedOn w:val="Normal"/>
    <w:link w:val="HeaderChar"/>
    <w:uiPriority w:val="99"/>
    <w:unhideWhenUsed/>
    <w:rsid w:val="00F62F37"/>
    <w:pPr>
      <w:tabs>
        <w:tab w:val="center" w:pos="4680"/>
        <w:tab w:val="right" w:pos="9360"/>
      </w:tabs>
      <w:spacing w:after="0"/>
    </w:pPr>
  </w:style>
  <w:style w:type="character" w:customStyle="1" w:styleId="HeaderChar">
    <w:name w:val="Header Char"/>
    <w:basedOn w:val="DefaultParagraphFont"/>
    <w:link w:val="Header"/>
    <w:uiPriority w:val="99"/>
    <w:rsid w:val="00F62F37"/>
    <w:rPr>
      <w:rFonts w:ascii="Times New Roman" w:hAnsi="Times New Roman"/>
      <w:sz w:val="28"/>
      <w:szCs w:val="22"/>
      <w:lang w:val="ru-RU"/>
    </w:rPr>
  </w:style>
  <w:style w:type="paragraph" w:styleId="Footer">
    <w:name w:val="footer"/>
    <w:basedOn w:val="Normal"/>
    <w:link w:val="FooterChar"/>
    <w:uiPriority w:val="99"/>
    <w:unhideWhenUsed/>
    <w:rsid w:val="00F62F37"/>
    <w:pPr>
      <w:tabs>
        <w:tab w:val="center" w:pos="4680"/>
        <w:tab w:val="right" w:pos="9360"/>
      </w:tabs>
      <w:spacing w:after="0"/>
    </w:pPr>
  </w:style>
  <w:style w:type="character" w:customStyle="1" w:styleId="FooterChar">
    <w:name w:val="Footer Char"/>
    <w:basedOn w:val="DefaultParagraphFont"/>
    <w:link w:val="Footer"/>
    <w:uiPriority w:val="99"/>
    <w:rsid w:val="00F62F37"/>
    <w:rPr>
      <w:rFonts w:ascii="Times New Roman" w:hAnsi="Times New Roman"/>
      <w:sz w:val="28"/>
      <w:szCs w:val="22"/>
      <w:lang w:val="ru-RU"/>
    </w:rPr>
  </w:style>
  <w:style w:type="paragraph" w:styleId="Caption">
    <w:name w:val="caption"/>
    <w:basedOn w:val="Normal"/>
    <w:next w:val="Normal"/>
    <w:uiPriority w:val="35"/>
    <w:unhideWhenUsed/>
    <w:qFormat/>
    <w:rsid w:val="00F62F37"/>
    <w:pPr>
      <w:spacing w:after="200"/>
    </w:pPr>
    <w:rPr>
      <w:i/>
      <w:iCs/>
      <w:color w:val="0E2841" w:themeColor="text2"/>
      <w:sz w:val="18"/>
      <w:szCs w:val="18"/>
    </w:rPr>
  </w:style>
  <w:style w:type="character" w:styleId="Hyperlink">
    <w:name w:val="Hyperlink"/>
    <w:basedOn w:val="DefaultParagraphFont"/>
    <w:uiPriority w:val="99"/>
    <w:unhideWhenUsed/>
    <w:rsid w:val="00F62F37"/>
    <w:rPr>
      <w:color w:val="467886" w:themeColor="hyperlink"/>
      <w:u w:val="single"/>
    </w:rPr>
  </w:style>
  <w:style w:type="paragraph" w:customStyle="1" w:styleId="CausesandImpacts">
    <w:name w:val="Causes and Impacts"/>
    <w:basedOn w:val="Normal"/>
    <w:link w:val="CausesandImpactsChar"/>
    <w:qFormat/>
    <w:rsid w:val="00F62F37"/>
    <w:pPr>
      <w:spacing w:line="259" w:lineRule="auto"/>
      <w:jc w:val="both"/>
    </w:pPr>
    <w:rPr>
      <w:rFonts w:asciiTheme="majorBidi" w:hAnsiTheme="majorBidi" w:cstheme="majorBidi"/>
      <w:b/>
      <w:bCs/>
      <w:sz w:val="32"/>
      <w:szCs w:val="32"/>
      <w:u w:val="single"/>
      <w:lang w:val="en-US"/>
    </w:rPr>
  </w:style>
  <w:style w:type="character" w:customStyle="1" w:styleId="CausesandImpactsChar">
    <w:name w:val="Causes and Impacts Char"/>
    <w:basedOn w:val="DefaultParagraphFont"/>
    <w:link w:val="CausesandImpacts"/>
    <w:rsid w:val="00F62F37"/>
    <w:rPr>
      <w:rFonts w:asciiTheme="majorBidi" w:hAnsiTheme="majorBidi" w:cstheme="majorBidi"/>
      <w:b/>
      <w:bCs/>
      <w:sz w:val="32"/>
      <w:szCs w:val="32"/>
      <w:u w:val="single"/>
    </w:rPr>
  </w:style>
  <w:style w:type="paragraph" w:styleId="HTMLPreformatted">
    <w:name w:val="HTML Preformatted"/>
    <w:basedOn w:val="Normal"/>
    <w:link w:val="HTMLPreformattedChar"/>
    <w:uiPriority w:val="99"/>
    <w:unhideWhenUsed/>
    <w:rsid w:val="00F6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F62F37"/>
    <w:rPr>
      <w:rFonts w:ascii="Courier New" w:hAnsi="Courier New" w:cs="Courier New"/>
      <w:kern w:val="0"/>
      <w:sz w:val="20"/>
      <w:szCs w:val="20"/>
      <w14:ligatures w14:val="none"/>
    </w:rPr>
  </w:style>
  <w:style w:type="paragraph" w:styleId="TOCHeading">
    <w:name w:val="TOC Heading"/>
    <w:basedOn w:val="Heading1"/>
    <w:next w:val="Normal"/>
    <w:uiPriority w:val="39"/>
    <w:unhideWhenUsed/>
    <w:qFormat/>
    <w:rsid w:val="00F62F3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62F37"/>
    <w:pPr>
      <w:spacing w:before="120" w:after="0"/>
    </w:pPr>
    <w:rPr>
      <w:rFonts w:asciiTheme="minorHAnsi" w:hAnsiTheme="minorHAnsi"/>
      <w:b/>
      <w:sz w:val="24"/>
      <w:szCs w:val="24"/>
    </w:rPr>
  </w:style>
  <w:style w:type="paragraph" w:styleId="TOC2">
    <w:name w:val="toc 2"/>
    <w:basedOn w:val="Normal"/>
    <w:next w:val="Normal"/>
    <w:autoRedefine/>
    <w:uiPriority w:val="39"/>
    <w:unhideWhenUsed/>
    <w:rsid w:val="00F62F37"/>
    <w:pPr>
      <w:spacing w:after="0"/>
      <w:ind w:left="280"/>
    </w:pPr>
    <w:rPr>
      <w:rFonts w:asciiTheme="minorHAnsi" w:hAnsiTheme="minorHAnsi"/>
      <w:b/>
      <w:sz w:val="22"/>
    </w:rPr>
  </w:style>
  <w:style w:type="paragraph" w:styleId="TOC3">
    <w:name w:val="toc 3"/>
    <w:basedOn w:val="Normal"/>
    <w:next w:val="Normal"/>
    <w:autoRedefine/>
    <w:uiPriority w:val="39"/>
    <w:unhideWhenUsed/>
    <w:rsid w:val="00F62F37"/>
    <w:pPr>
      <w:spacing w:after="0"/>
      <w:ind w:left="560"/>
    </w:pPr>
    <w:rPr>
      <w:rFonts w:asciiTheme="minorHAnsi" w:hAnsiTheme="minorHAnsi"/>
      <w:sz w:val="22"/>
    </w:rPr>
  </w:style>
  <w:style w:type="paragraph" w:styleId="TOC4">
    <w:name w:val="toc 4"/>
    <w:basedOn w:val="Normal"/>
    <w:next w:val="Normal"/>
    <w:autoRedefine/>
    <w:uiPriority w:val="39"/>
    <w:semiHidden/>
    <w:unhideWhenUsed/>
    <w:rsid w:val="00F62F37"/>
    <w:pPr>
      <w:spacing w:after="0"/>
      <w:ind w:left="840"/>
    </w:pPr>
    <w:rPr>
      <w:rFonts w:asciiTheme="minorHAnsi" w:hAnsiTheme="minorHAnsi"/>
      <w:sz w:val="20"/>
      <w:szCs w:val="20"/>
    </w:rPr>
  </w:style>
  <w:style w:type="paragraph" w:styleId="TOC5">
    <w:name w:val="toc 5"/>
    <w:basedOn w:val="Normal"/>
    <w:next w:val="Normal"/>
    <w:autoRedefine/>
    <w:uiPriority w:val="39"/>
    <w:semiHidden/>
    <w:unhideWhenUsed/>
    <w:rsid w:val="00F62F37"/>
    <w:pPr>
      <w:spacing w:after="0"/>
      <w:ind w:left="1120"/>
    </w:pPr>
    <w:rPr>
      <w:rFonts w:asciiTheme="minorHAnsi" w:hAnsiTheme="minorHAnsi"/>
      <w:sz w:val="20"/>
      <w:szCs w:val="20"/>
    </w:rPr>
  </w:style>
  <w:style w:type="paragraph" w:styleId="TOC6">
    <w:name w:val="toc 6"/>
    <w:basedOn w:val="Normal"/>
    <w:next w:val="Normal"/>
    <w:autoRedefine/>
    <w:uiPriority w:val="39"/>
    <w:semiHidden/>
    <w:unhideWhenUsed/>
    <w:rsid w:val="00F62F37"/>
    <w:pPr>
      <w:spacing w:after="0"/>
      <w:ind w:left="1400"/>
    </w:pPr>
    <w:rPr>
      <w:rFonts w:asciiTheme="minorHAnsi" w:hAnsiTheme="minorHAnsi"/>
      <w:sz w:val="20"/>
      <w:szCs w:val="20"/>
    </w:rPr>
  </w:style>
  <w:style w:type="paragraph" w:styleId="TOC7">
    <w:name w:val="toc 7"/>
    <w:basedOn w:val="Normal"/>
    <w:next w:val="Normal"/>
    <w:autoRedefine/>
    <w:uiPriority w:val="39"/>
    <w:semiHidden/>
    <w:unhideWhenUsed/>
    <w:rsid w:val="00F62F37"/>
    <w:pPr>
      <w:spacing w:after="0"/>
      <w:ind w:left="1680"/>
    </w:pPr>
    <w:rPr>
      <w:rFonts w:asciiTheme="minorHAnsi" w:hAnsiTheme="minorHAnsi"/>
      <w:sz w:val="20"/>
      <w:szCs w:val="20"/>
    </w:rPr>
  </w:style>
  <w:style w:type="paragraph" w:styleId="TOC8">
    <w:name w:val="toc 8"/>
    <w:basedOn w:val="Normal"/>
    <w:next w:val="Normal"/>
    <w:autoRedefine/>
    <w:uiPriority w:val="39"/>
    <w:semiHidden/>
    <w:unhideWhenUsed/>
    <w:rsid w:val="00F62F37"/>
    <w:pPr>
      <w:spacing w:after="0"/>
      <w:ind w:left="1960"/>
    </w:pPr>
    <w:rPr>
      <w:rFonts w:asciiTheme="minorHAnsi" w:hAnsiTheme="minorHAnsi"/>
      <w:sz w:val="20"/>
      <w:szCs w:val="20"/>
    </w:rPr>
  </w:style>
  <w:style w:type="paragraph" w:styleId="TOC9">
    <w:name w:val="toc 9"/>
    <w:basedOn w:val="Normal"/>
    <w:next w:val="Normal"/>
    <w:autoRedefine/>
    <w:uiPriority w:val="39"/>
    <w:semiHidden/>
    <w:unhideWhenUsed/>
    <w:rsid w:val="00F62F37"/>
    <w:pPr>
      <w:spacing w:after="0"/>
      <w:ind w:left="2240"/>
    </w:pPr>
    <w:rPr>
      <w:rFonts w:asciiTheme="minorHAnsi" w:hAnsiTheme="minorHAnsi"/>
      <w:sz w:val="20"/>
      <w:szCs w:val="20"/>
    </w:rPr>
  </w:style>
  <w:style w:type="character" w:customStyle="1" w:styleId="normaltextrun">
    <w:name w:val="normaltextrun"/>
    <w:basedOn w:val="DefaultParagraphFont"/>
    <w:rsid w:val="00F62F37"/>
  </w:style>
  <w:style w:type="character" w:customStyle="1" w:styleId="eop">
    <w:name w:val="eop"/>
    <w:basedOn w:val="DefaultParagraphFont"/>
    <w:rsid w:val="00F62F37"/>
  </w:style>
  <w:style w:type="paragraph" w:customStyle="1" w:styleId="paragraph">
    <w:name w:val="paragraph"/>
    <w:basedOn w:val="Normal"/>
    <w:rsid w:val="00F62F37"/>
    <w:pPr>
      <w:spacing w:before="100" w:beforeAutospacing="1" w:after="100" w:afterAutospacing="1"/>
    </w:pPr>
    <w:rPr>
      <w:rFonts w:cs="Times New Roman"/>
      <w:kern w:val="0"/>
      <w:sz w:val="24"/>
      <w:szCs w:val="24"/>
      <w:lang w:val="en-US"/>
      <w14:ligatures w14:val="none"/>
    </w:rPr>
  </w:style>
  <w:style w:type="paragraph" w:styleId="NoSpacing">
    <w:name w:val="No Spacing"/>
    <w:link w:val="NoSpacingChar"/>
    <w:uiPriority w:val="1"/>
    <w:qFormat/>
    <w:rsid w:val="00F62F3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62F37"/>
    <w:rPr>
      <w:rFonts w:eastAsiaTheme="minorEastAsia"/>
      <w:kern w:val="0"/>
      <w:sz w:val="22"/>
      <w:szCs w:val="22"/>
      <w14:ligatures w14:val="none"/>
    </w:rPr>
  </w:style>
  <w:style w:type="paragraph" w:styleId="NormalWeb">
    <w:name w:val="Normal (Web)"/>
    <w:basedOn w:val="Normal"/>
    <w:uiPriority w:val="99"/>
    <w:unhideWhenUsed/>
    <w:rsid w:val="00F62F37"/>
    <w:pPr>
      <w:spacing w:before="100" w:beforeAutospacing="1" w:after="100" w:afterAutospacing="1"/>
    </w:pPr>
    <w:rPr>
      <w:rFonts w:cs="Times New Roman"/>
      <w:kern w:val="0"/>
      <w:sz w:val="24"/>
      <w:szCs w:val="24"/>
      <w:lang w:val="en-US"/>
      <w14:ligatures w14:val="none"/>
    </w:rPr>
  </w:style>
  <w:style w:type="paragraph" w:styleId="BodyText">
    <w:name w:val="Body Text"/>
    <w:basedOn w:val="Normal"/>
    <w:link w:val="BodyTextChar"/>
    <w:uiPriority w:val="1"/>
    <w:qFormat/>
    <w:rsid w:val="00103DB0"/>
    <w:pPr>
      <w:widowControl w:val="0"/>
      <w:autoSpaceDE w:val="0"/>
      <w:autoSpaceDN w:val="0"/>
      <w:spacing w:after="0"/>
      <w:ind w:left="1080"/>
      <w:jc w:val="both"/>
    </w:pPr>
    <w:rPr>
      <w:rFonts w:eastAsia="Times New Roman" w:cs="Times New Roman"/>
      <w:kern w:val="0"/>
      <w:szCs w:val="28"/>
      <w:lang w:val="en-US"/>
      <w14:ligatures w14:val="none"/>
    </w:rPr>
  </w:style>
  <w:style w:type="character" w:customStyle="1" w:styleId="BodyTextChar">
    <w:name w:val="Body Text Char"/>
    <w:basedOn w:val="DefaultParagraphFont"/>
    <w:link w:val="BodyText"/>
    <w:uiPriority w:val="1"/>
    <w:rsid w:val="00103DB0"/>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image" Target="media/image11.jpeg"/><Relationship Id="rId39"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jpeg"/><Relationship Id="rId55"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header" Target="header4.xm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jpeg"/><Relationship Id="rId5" Type="http://schemas.openxmlformats.org/officeDocument/2006/relationships/numbering" Target="numbering.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jp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microsoft.com/office/2007/relationships/hdphoto" Target="media/hdphoto1.wdp"/><Relationship Id="rId33" Type="http://schemas.openxmlformats.org/officeDocument/2006/relationships/image" Target="media/image17.png"/><Relationship Id="rId38" Type="http://schemas.openxmlformats.org/officeDocument/2006/relationships/header" Target="header5.xml"/><Relationship Id="rId46"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chart" Target="charts/chart1.xml"/><Relationship Id="rId36" Type="http://schemas.openxmlformats.org/officeDocument/2006/relationships/image" Target="media/image20.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5.jpg"/><Relationship Id="rId52" Type="http://schemas.openxmlformats.org/officeDocument/2006/relationships/image" Target="media/image3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effectLst>
                  <a:outerShdw blurRad="50800" dist="38100" dir="8100000" algn="tr" rotWithShape="0">
                    <a:prstClr val="black">
                      <a:alpha val="40000"/>
                    </a:prstClr>
                  </a:outerShdw>
                </a:effectLst>
                <a:latin typeface="+mn-lt"/>
                <a:ea typeface="+mn-ea"/>
                <a:cs typeface="+mn-cs"/>
              </a:defRPr>
            </a:pPr>
            <a:r>
              <a:rPr lang="en-US" b="0" cap="none" spc="0">
                <a:ln w="0"/>
                <a:solidFill>
                  <a:schemeClr val="tx1"/>
                </a:solidFill>
                <a:effectLst>
                  <a:outerShdw blurRad="38100" dist="19050" dir="2700000" algn="tl" rotWithShape="0">
                    <a:schemeClr val="dk1">
                      <a:alpha val="40000"/>
                    </a:schemeClr>
                  </a:outerShdw>
                </a:effectLst>
              </a:rPr>
              <a:t>Student</a:t>
            </a:r>
            <a:r>
              <a:rPr lang="en-US" b="0" cap="none" spc="0" baseline="0">
                <a:ln w="0"/>
                <a:solidFill>
                  <a:schemeClr val="tx1"/>
                </a:solidFill>
                <a:effectLst>
                  <a:outerShdw blurRad="38100" dist="19050" dir="2700000" algn="tl" rotWithShape="0">
                    <a:schemeClr val="dk1">
                      <a:alpha val="40000"/>
                    </a:schemeClr>
                  </a:outerShdw>
                </a:effectLst>
              </a:rPr>
              <a:t>-to-teacher ratio </a:t>
            </a:r>
            <a:endParaRPr lang="en-US" b="0" cap="none" spc="0">
              <a:ln w="0"/>
              <a:solidFill>
                <a:schemeClr val="tx1"/>
              </a:solidFill>
              <a:effectLst>
                <a:outerShdw blurRad="38100" dist="19050" dir="2700000" algn="tl" rotWithShape="0">
                  <a:schemeClr val="dk1">
                    <a:alpha val="40000"/>
                  </a:schemeClr>
                </a:outerShdw>
              </a:effectLst>
            </a:endParaRPr>
          </a:p>
        </c:rich>
      </c:tx>
      <c:layout>
        <c:manualLayout>
          <c:xMode val="edge"/>
          <c:yMode val="edge"/>
          <c:x val="0.21824978012313101"/>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effectLst>
                <a:outerShdw blurRad="50800" dist="38100" dir="8100000" algn="tr"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8.6380390975718216E-2"/>
          <c:y val="0.13527778649182795"/>
          <c:w val="0.91104367162438005"/>
          <c:h val="0.68220878640170002"/>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dLbl>
              <c:idx val="0"/>
              <c:layout>
                <c:manualLayout>
                  <c:x val="2.3148148148148099E-3"/>
                  <c:y val="3.908886389201350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EC4-4E2D-805A-DA9DACBF7E2F}"/>
                </c:ext>
              </c:extLst>
            </c:dLbl>
            <c:dLbl>
              <c:idx val="1"/>
              <c:layout>
                <c:manualLayout>
                  <c:x val="0"/>
                  <c:y val="7.8771403574552801E-3"/>
                </c:manualLayout>
              </c:layout>
              <c:tx>
                <c:rich>
                  <a:bodyPr/>
                  <a:lstStyle/>
                  <a:p>
                    <a:fld id="{1AF04470-AC92-407E-A13D-4A677924BF3A}" type="VALUE">
                      <a:rPr lang="en-US"/>
                      <a:pPr/>
                      <a:t>[VALUE]</a:t>
                    </a:fld>
                    <a:r>
                      <a:rPr lang="en-US"/>
                      <a:t>.00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EC4-4E2D-805A-DA9DACBF7E2F}"/>
                </c:ext>
              </c:extLst>
            </c:dLbl>
            <c:dLbl>
              <c:idx val="2"/>
              <c:layout>
                <c:manualLayout>
                  <c:x val="2.3148148148148099E-3"/>
                  <c:y val="7.877140357455299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EC4-4E2D-805A-DA9DACBF7E2F}"/>
                </c:ext>
              </c:extLst>
            </c:dLbl>
            <c:dLbl>
              <c:idx val="3"/>
              <c:layout>
                <c:manualLayout>
                  <c:x val="2.3148148148148099E-3"/>
                  <c:y val="1.1845394325709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EC4-4E2D-805A-DA9DACBF7E2F}"/>
                </c:ext>
              </c:extLst>
            </c:dLbl>
            <c:dLbl>
              <c:idx val="4"/>
              <c:layout>
                <c:manualLayout>
                  <c:x val="2.3148148148148099E-3"/>
                  <c:y val="7.877140357455299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EC4-4E2D-805A-DA9DACBF7E2F}"/>
                </c:ext>
              </c:extLst>
            </c:dLbl>
            <c:dLbl>
              <c:idx val="5"/>
              <c:layout>
                <c:manualLayout>
                  <c:x val="-8.4875562720134997E-17"/>
                  <c:y val="7.8771403574553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EC4-4E2D-805A-DA9DACBF7E2F}"/>
                </c:ext>
              </c:extLst>
            </c:dLbl>
            <c:dLbl>
              <c:idx val="6"/>
              <c:layout>
                <c:manualLayout>
                  <c:x val="8.4875562720134997E-17"/>
                  <c:y val="-5.93675790526185E-5"/>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EC4-4E2D-805A-DA9DACBF7E2F}"/>
                </c:ext>
              </c:extLst>
            </c:dLbl>
            <c:dLbl>
              <c:idx val="7"/>
              <c:layout>
                <c:manualLayout>
                  <c:x val="0"/>
                  <c:y val="7.8771403574552801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EC4-4E2D-805A-DA9DACBF7E2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2005</c:v>
                </c:pt>
                <c:pt idx="1">
                  <c:v>2006</c:v>
                </c:pt>
                <c:pt idx="2">
                  <c:v>2007</c:v>
                </c:pt>
                <c:pt idx="3">
                  <c:v>2009</c:v>
                </c:pt>
                <c:pt idx="4">
                  <c:v>2010</c:v>
                </c:pt>
                <c:pt idx="5">
                  <c:v>2016</c:v>
                </c:pt>
                <c:pt idx="6">
                  <c:v>2017</c:v>
                </c:pt>
                <c:pt idx="7">
                  <c:v>2018</c:v>
                </c:pt>
              </c:numCache>
            </c:numRef>
          </c:cat>
          <c:val>
            <c:numRef>
              <c:f>Sheet1!$B$2:$B$9</c:f>
              <c:numCache>
                <c:formatCode>General</c:formatCode>
                <c:ptCount val="8"/>
                <c:pt idx="0">
                  <c:v>25.63</c:v>
                </c:pt>
                <c:pt idx="1">
                  <c:v>26</c:v>
                </c:pt>
                <c:pt idx="2">
                  <c:v>27.08</c:v>
                </c:pt>
                <c:pt idx="3">
                  <c:v>27.21</c:v>
                </c:pt>
                <c:pt idx="4">
                  <c:v>27.73</c:v>
                </c:pt>
                <c:pt idx="5">
                  <c:v>23.08</c:v>
                </c:pt>
                <c:pt idx="6">
                  <c:v>23.78</c:v>
                </c:pt>
                <c:pt idx="7">
                  <c:v>23.68</c:v>
                </c:pt>
              </c:numCache>
            </c:numRef>
          </c:val>
          <c:extLst>
            <c:ext xmlns:c16="http://schemas.microsoft.com/office/drawing/2014/chart" uri="{C3380CC4-5D6E-409C-BE32-E72D297353CC}">
              <c16:uniqueId val="{00000008-EEC4-4E2D-805A-DA9DACBF7E2F}"/>
            </c:ext>
          </c:extLst>
        </c:ser>
        <c:ser>
          <c:idx val="1"/>
          <c:order val="1"/>
          <c:tx>
            <c:strRef>
              <c:f>Sheet1!$C$1</c:f>
              <c:strCache>
                <c:ptCount val="1"/>
                <c:pt idx="0">
                  <c:v>Column2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2005</c:v>
                </c:pt>
                <c:pt idx="1">
                  <c:v>2006</c:v>
                </c:pt>
                <c:pt idx="2">
                  <c:v>2007</c:v>
                </c:pt>
                <c:pt idx="3">
                  <c:v>2009</c:v>
                </c:pt>
                <c:pt idx="4">
                  <c:v>2010</c:v>
                </c:pt>
                <c:pt idx="5">
                  <c:v>2016</c:v>
                </c:pt>
                <c:pt idx="6">
                  <c:v>2017</c:v>
                </c:pt>
                <c:pt idx="7">
                  <c:v>2018</c:v>
                </c:pt>
              </c:numCache>
            </c:numRef>
          </c:cat>
          <c:val>
            <c:numRef>
              <c:f>Sheet1!$C$2:$C$9</c:f>
              <c:numCache>
                <c:formatCode>General</c:formatCode>
                <c:ptCount val="8"/>
              </c:numCache>
            </c:numRef>
          </c:val>
          <c:extLst>
            <c:ext xmlns:c16="http://schemas.microsoft.com/office/drawing/2014/chart" uri="{C3380CC4-5D6E-409C-BE32-E72D297353CC}">
              <c16:uniqueId val="{00000009-EEC4-4E2D-805A-DA9DACBF7E2F}"/>
            </c:ext>
          </c:extLst>
        </c:ser>
        <c:ser>
          <c:idx val="2"/>
          <c:order val="2"/>
          <c:tx>
            <c:strRef>
              <c:f>Sheet1!$D$1</c:f>
              <c:strCache>
                <c:ptCount val="1"/>
                <c:pt idx="0">
                  <c:v>Column1</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2005</c:v>
                </c:pt>
                <c:pt idx="1">
                  <c:v>2006</c:v>
                </c:pt>
                <c:pt idx="2">
                  <c:v>2007</c:v>
                </c:pt>
                <c:pt idx="3">
                  <c:v>2009</c:v>
                </c:pt>
                <c:pt idx="4">
                  <c:v>2010</c:v>
                </c:pt>
                <c:pt idx="5">
                  <c:v>2016</c:v>
                </c:pt>
                <c:pt idx="6">
                  <c:v>2017</c:v>
                </c:pt>
                <c:pt idx="7">
                  <c:v>2018</c:v>
                </c:pt>
              </c:numCache>
            </c:numRef>
          </c:cat>
          <c:val>
            <c:numRef>
              <c:f>Sheet1!$D$2:$D$9</c:f>
              <c:numCache>
                <c:formatCode>General</c:formatCode>
                <c:ptCount val="8"/>
              </c:numCache>
            </c:numRef>
          </c:val>
          <c:extLst>
            <c:ext xmlns:c16="http://schemas.microsoft.com/office/drawing/2014/chart" uri="{C3380CC4-5D6E-409C-BE32-E72D297353CC}">
              <c16:uniqueId val="{0000000A-EEC4-4E2D-805A-DA9DACBF7E2F}"/>
            </c:ext>
          </c:extLst>
        </c:ser>
        <c:dLbls>
          <c:dLblPos val="inEnd"/>
          <c:showLegendKey val="0"/>
          <c:showVal val="1"/>
          <c:showCatName val="0"/>
          <c:showSerName val="0"/>
          <c:showPercent val="0"/>
          <c:showBubbleSize val="0"/>
        </c:dLbls>
        <c:gapWidth val="0"/>
        <c:overlap val="31"/>
        <c:axId val="-1962712096"/>
        <c:axId val="-2095091232"/>
      </c:barChart>
      <c:catAx>
        <c:axId val="-1962712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5091232"/>
        <c:crosses val="autoZero"/>
        <c:auto val="1"/>
        <c:lblAlgn val="ctr"/>
        <c:lblOffset val="100"/>
        <c:noMultiLvlLbl val="0"/>
      </c:catAx>
      <c:valAx>
        <c:axId val="-2095091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712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8A8D2387BD454AB0FB82BC0627D148" ma:contentTypeVersion="9" ma:contentTypeDescription="Create a new document." ma:contentTypeScope="" ma:versionID="0d80f3ab0e01fb55936d34134e6c680b">
  <xsd:schema xmlns:xsd="http://www.w3.org/2001/XMLSchema" xmlns:xs="http://www.w3.org/2001/XMLSchema" xmlns:p="http://schemas.microsoft.com/office/2006/metadata/properties" xmlns:ns3="5d3537ec-f7c2-4524-a202-43acd5b658e3" xmlns:ns4="c2bda8df-1b1a-4cb7-859a-c9ff7e329c79" targetNamespace="http://schemas.microsoft.com/office/2006/metadata/properties" ma:root="true" ma:fieldsID="f5f45da640c0c9185fbb4292de3ac115" ns3:_="" ns4:_="">
    <xsd:import namespace="5d3537ec-f7c2-4524-a202-43acd5b658e3"/>
    <xsd:import namespace="c2bda8df-1b1a-4cb7-859a-c9ff7e329c7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537ec-f7c2-4524-a202-43acd5b65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bda8df-1b1a-4cb7-859a-c9ff7e329c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d3537ec-f7c2-4524-a202-43acd5b658e3" xsi:nil="true"/>
  </documentManagement>
</p:properties>
</file>

<file path=customXml/itemProps1.xml><?xml version="1.0" encoding="utf-8"?>
<ds:datastoreItem xmlns:ds="http://schemas.openxmlformats.org/officeDocument/2006/customXml" ds:itemID="{6BFB2A87-2CA7-4FD2-A2A1-C330A43C5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537ec-f7c2-4524-a202-43acd5b658e3"/>
    <ds:schemaRef ds:uri="c2bda8df-1b1a-4cb7-859a-c9ff7e329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B5CFC8-11C3-4828-AAB2-D8BE6E058A4E}">
  <ds:schemaRefs>
    <ds:schemaRef ds:uri="http://schemas.microsoft.com/sharepoint/v3/contenttype/forms"/>
  </ds:schemaRefs>
</ds:datastoreItem>
</file>

<file path=customXml/itemProps3.xml><?xml version="1.0" encoding="utf-8"?>
<ds:datastoreItem xmlns:ds="http://schemas.openxmlformats.org/officeDocument/2006/customXml" ds:itemID="{B9A3AEBE-CAD8-4C58-8751-70657588B420}">
  <ds:schemaRefs>
    <ds:schemaRef ds:uri="http://schemas.openxmlformats.org/officeDocument/2006/bibliography"/>
  </ds:schemaRefs>
</ds:datastoreItem>
</file>

<file path=customXml/itemProps4.xml><?xml version="1.0" encoding="utf-8"?>
<ds:datastoreItem xmlns:ds="http://schemas.openxmlformats.org/officeDocument/2006/customXml" ds:itemID="{DF7C5582-B18B-4C76-BC89-A26E45AA81E1}">
  <ds:schemaRefs>
    <ds:schemaRef ds:uri="http://schemas.microsoft.com/office/2006/metadata/properties"/>
    <ds:schemaRef ds:uri="http://schemas.microsoft.com/office/infopath/2007/PartnerControls"/>
    <ds:schemaRef ds:uri="5d3537ec-f7c2-4524-a202-43acd5b658e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14316</Words>
  <Characters>81604</Characters>
  <Application>Microsoft Office Word</Application>
  <DocSecurity>0</DocSecurity>
  <Lines>680</Lines>
  <Paragraphs>191</Paragraphs>
  <ScaleCrop>false</ScaleCrop>
  <Company/>
  <LinksUpToDate>false</LinksUpToDate>
  <CharactersWithSpaces>95729</CharactersWithSpaces>
  <SharedDoc>false</SharedDoc>
  <HLinks>
    <vt:vector size="294" baseType="variant">
      <vt:variant>
        <vt:i4>1966133</vt:i4>
      </vt:variant>
      <vt:variant>
        <vt:i4>290</vt:i4>
      </vt:variant>
      <vt:variant>
        <vt:i4>0</vt:i4>
      </vt:variant>
      <vt:variant>
        <vt:i4>5</vt:i4>
      </vt:variant>
      <vt:variant>
        <vt:lpwstr/>
      </vt:variant>
      <vt:variant>
        <vt:lpwstr>_Toc215823032</vt:lpwstr>
      </vt:variant>
      <vt:variant>
        <vt:i4>1966133</vt:i4>
      </vt:variant>
      <vt:variant>
        <vt:i4>284</vt:i4>
      </vt:variant>
      <vt:variant>
        <vt:i4>0</vt:i4>
      </vt:variant>
      <vt:variant>
        <vt:i4>5</vt:i4>
      </vt:variant>
      <vt:variant>
        <vt:lpwstr/>
      </vt:variant>
      <vt:variant>
        <vt:lpwstr>_Toc215823031</vt:lpwstr>
      </vt:variant>
      <vt:variant>
        <vt:i4>1966133</vt:i4>
      </vt:variant>
      <vt:variant>
        <vt:i4>278</vt:i4>
      </vt:variant>
      <vt:variant>
        <vt:i4>0</vt:i4>
      </vt:variant>
      <vt:variant>
        <vt:i4>5</vt:i4>
      </vt:variant>
      <vt:variant>
        <vt:lpwstr/>
      </vt:variant>
      <vt:variant>
        <vt:lpwstr>_Toc215823030</vt:lpwstr>
      </vt:variant>
      <vt:variant>
        <vt:i4>2031669</vt:i4>
      </vt:variant>
      <vt:variant>
        <vt:i4>272</vt:i4>
      </vt:variant>
      <vt:variant>
        <vt:i4>0</vt:i4>
      </vt:variant>
      <vt:variant>
        <vt:i4>5</vt:i4>
      </vt:variant>
      <vt:variant>
        <vt:lpwstr/>
      </vt:variant>
      <vt:variant>
        <vt:lpwstr>_Toc215823029</vt:lpwstr>
      </vt:variant>
      <vt:variant>
        <vt:i4>2031669</vt:i4>
      </vt:variant>
      <vt:variant>
        <vt:i4>266</vt:i4>
      </vt:variant>
      <vt:variant>
        <vt:i4>0</vt:i4>
      </vt:variant>
      <vt:variant>
        <vt:i4>5</vt:i4>
      </vt:variant>
      <vt:variant>
        <vt:lpwstr/>
      </vt:variant>
      <vt:variant>
        <vt:lpwstr>_Toc215823028</vt:lpwstr>
      </vt:variant>
      <vt:variant>
        <vt:i4>2031669</vt:i4>
      </vt:variant>
      <vt:variant>
        <vt:i4>260</vt:i4>
      </vt:variant>
      <vt:variant>
        <vt:i4>0</vt:i4>
      </vt:variant>
      <vt:variant>
        <vt:i4>5</vt:i4>
      </vt:variant>
      <vt:variant>
        <vt:lpwstr/>
      </vt:variant>
      <vt:variant>
        <vt:lpwstr>_Toc215823027</vt:lpwstr>
      </vt:variant>
      <vt:variant>
        <vt:i4>2031669</vt:i4>
      </vt:variant>
      <vt:variant>
        <vt:i4>254</vt:i4>
      </vt:variant>
      <vt:variant>
        <vt:i4>0</vt:i4>
      </vt:variant>
      <vt:variant>
        <vt:i4>5</vt:i4>
      </vt:variant>
      <vt:variant>
        <vt:lpwstr/>
      </vt:variant>
      <vt:variant>
        <vt:lpwstr>_Toc215823026</vt:lpwstr>
      </vt:variant>
      <vt:variant>
        <vt:i4>2031669</vt:i4>
      </vt:variant>
      <vt:variant>
        <vt:i4>248</vt:i4>
      </vt:variant>
      <vt:variant>
        <vt:i4>0</vt:i4>
      </vt:variant>
      <vt:variant>
        <vt:i4>5</vt:i4>
      </vt:variant>
      <vt:variant>
        <vt:lpwstr/>
      </vt:variant>
      <vt:variant>
        <vt:lpwstr>_Toc215823025</vt:lpwstr>
      </vt:variant>
      <vt:variant>
        <vt:i4>2031669</vt:i4>
      </vt:variant>
      <vt:variant>
        <vt:i4>242</vt:i4>
      </vt:variant>
      <vt:variant>
        <vt:i4>0</vt:i4>
      </vt:variant>
      <vt:variant>
        <vt:i4>5</vt:i4>
      </vt:variant>
      <vt:variant>
        <vt:lpwstr/>
      </vt:variant>
      <vt:variant>
        <vt:lpwstr>_Toc215823024</vt:lpwstr>
      </vt:variant>
      <vt:variant>
        <vt:i4>2031669</vt:i4>
      </vt:variant>
      <vt:variant>
        <vt:i4>236</vt:i4>
      </vt:variant>
      <vt:variant>
        <vt:i4>0</vt:i4>
      </vt:variant>
      <vt:variant>
        <vt:i4>5</vt:i4>
      </vt:variant>
      <vt:variant>
        <vt:lpwstr/>
      </vt:variant>
      <vt:variant>
        <vt:lpwstr>_Toc215823023</vt:lpwstr>
      </vt:variant>
      <vt:variant>
        <vt:i4>2031669</vt:i4>
      </vt:variant>
      <vt:variant>
        <vt:i4>230</vt:i4>
      </vt:variant>
      <vt:variant>
        <vt:i4>0</vt:i4>
      </vt:variant>
      <vt:variant>
        <vt:i4>5</vt:i4>
      </vt:variant>
      <vt:variant>
        <vt:lpwstr/>
      </vt:variant>
      <vt:variant>
        <vt:lpwstr>_Toc215823022</vt:lpwstr>
      </vt:variant>
      <vt:variant>
        <vt:i4>2031669</vt:i4>
      </vt:variant>
      <vt:variant>
        <vt:i4>224</vt:i4>
      </vt:variant>
      <vt:variant>
        <vt:i4>0</vt:i4>
      </vt:variant>
      <vt:variant>
        <vt:i4>5</vt:i4>
      </vt:variant>
      <vt:variant>
        <vt:lpwstr/>
      </vt:variant>
      <vt:variant>
        <vt:lpwstr>_Toc215823021</vt:lpwstr>
      </vt:variant>
      <vt:variant>
        <vt:i4>2031669</vt:i4>
      </vt:variant>
      <vt:variant>
        <vt:i4>218</vt:i4>
      </vt:variant>
      <vt:variant>
        <vt:i4>0</vt:i4>
      </vt:variant>
      <vt:variant>
        <vt:i4>5</vt:i4>
      </vt:variant>
      <vt:variant>
        <vt:lpwstr/>
      </vt:variant>
      <vt:variant>
        <vt:lpwstr>_Toc215823020</vt:lpwstr>
      </vt:variant>
      <vt:variant>
        <vt:i4>1835061</vt:i4>
      </vt:variant>
      <vt:variant>
        <vt:i4>212</vt:i4>
      </vt:variant>
      <vt:variant>
        <vt:i4>0</vt:i4>
      </vt:variant>
      <vt:variant>
        <vt:i4>5</vt:i4>
      </vt:variant>
      <vt:variant>
        <vt:lpwstr/>
      </vt:variant>
      <vt:variant>
        <vt:lpwstr>_Toc215823019</vt:lpwstr>
      </vt:variant>
      <vt:variant>
        <vt:i4>1835061</vt:i4>
      </vt:variant>
      <vt:variant>
        <vt:i4>206</vt:i4>
      </vt:variant>
      <vt:variant>
        <vt:i4>0</vt:i4>
      </vt:variant>
      <vt:variant>
        <vt:i4>5</vt:i4>
      </vt:variant>
      <vt:variant>
        <vt:lpwstr/>
      </vt:variant>
      <vt:variant>
        <vt:lpwstr>_Toc215823018</vt:lpwstr>
      </vt:variant>
      <vt:variant>
        <vt:i4>1835061</vt:i4>
      </vt:variant>
      <vt:variant>
        <vt:i4>200</vt:i4>
      </vt:variant>
      <vt:variant>
        <vt:i4>0</vt:i4>
      </vt:variant>
      <vt:variant>
        <vt:i4>5</vt:i4>
      </vt:variant>
      <vt:variant>
        <vt:lpwstr/>
      </vt:variant>
      <vt:variant>
        <vt:lpwstr>_Toc215823017</vt:lpwstr>
      </vt:variant>
      <vt:variant>
        <vt:i4>1835061</vt:i4>
      </vt:variant>
      <vt:variant>
        <vt:i4>194</vt:i4>
      </vt:variant>
      <vt:variant>
        <vt:i4>0</vt:i4>
      </vt:variant>
      <vt:variant>
        <vt:i4>5</vt:i4>
      </vt:variant>
      <vt:variant>
        <vt:lpwstr/>
      </vt:variant>
      <vt:variant>
        <vt:lpwstr>_Toc215823016</vt:lpwstr>
      </vt:variant>
      <vt:variant>
        <vt:i4>1835061</vt:i4>
      </vt:variant>
      <vt:variant>
        <vt:i4>188</vt:i4>
      </vt:variant>
      <vt:variant>
        <vt:i4>0</vt:i4>
      </vt:variant>
      <vt:variant>
        <vt:i4>5</vt:i4>
      </vt:variant>
      <vt:variant>
        <vt:lpwstr/>
      </vt:variant>
      <vt:variant>
        <vt:lpwstr>_Toc215823015</vt:lpwstr>
      </vt:variant>
      <vt:variant>
        <vt:i4>1835061</vt:i4>
      </vt:variant>
      <vt:variant>
        <vt:i4>182</vt:i4>
      </vt:variant>
      <vt:variant>
        <vt:i4>0</vt:i4>
      </vt:variant>
      <vt:variant>
        <vt:i4>5</vt:i4>
      </vt:variant>
      <vt:variant>
        <vt:lpwstr/>
      </vt:variant>
      <vt:variant>
        <vt:lpwstr>_Toc215823014</vt:lpwstr>
      </vt:variant>
      <vt:variant>
        <vt:i4>1835061</vt:i4>
      </vt:variant>
      <vt:variant>
        <vt:i4>176</vt:i4>
      </vt:variant>
      <vt:variant>
        <vt:i4>0</vt:i4>
      </vt:variant>
      <vt:variant>
        <vt:i4>5</vt:i4>
      </vt:variant>
      <vt:variant>
        <vt:lpwstr/>
      </vt:variant>
      <vt:variant>
        <vt:lpwstr>_Toc215823013</vt:lpwstr>
      </vt:variant>
      <vt:variant>
        <vt:i4>1835061</vt:i4>
      </vt:variant>
      <vt:variant>
        <vt:i4>170</vt:i4>
      </vt:variant>
      <vt:variant>
        <vt:i4>0</vt:i4>
      </vt:variant>
      <vt:variant>
        <vt:i4>5</vt:i4>
      </vt:variant>
      <vt:variant>
        <vt:lpwstr/>
      </vt:variant>
      <vt:variant>
        <vt:lpwstr>_Toc215823012</vt:lpwstr>
      </vt:variant>
      <vt:variant>
        <vt:i4>1835061</vt:i4>
      </vt:variant>
      <vt:variant>
        <vt:i4>164</vt:i4>
      </vt:variant>
      <vt:variant>
        <vt:i4>0</vt:i4>
      </vt:variant>
      <vt:variant>
        <vt:i4>5</vt:i4>
      </vt:variant>
      <vt:variant>
        <vt:lpwstr/>
      </vt:variant>
      <vt:variant>
        <vt:lpwstr>_Toc215823011</vt:lpwstr>
      </vt:variant>
      <vt:variant>
        <vt:i4>1835061</vt:i4>
      </vt:variant>
      <vt:variant>
        <vt:i4>158</vt:i4>
      </vt:variant>
      <vt:variant>
        <vt:i4>0</vt:i4>
      </vt:variant>
      <vt:variant>
        <vt:i4>5</vt:i4>
      </vt:variant>
      <vt:variant>
        <vt:lpwstr/>
      </vt:variant>
      <vt:variant>
        <vt:lpwstr>_Toc215823010</vt:lpwstr>
      </vt:variant>
      <vt:variant>
        <vt:i4>1900597</vt:i4>
      </vt:variant>
      <vt:variant>
        <vt:i4>152</vt:i4>
      </vt:variant>
      <vt:variant>
        <vt:i4>0</vt:i4>
      </vt:variant>
      <vt:variant>
        <vt:i4>5</vt:i4>
      </vt:variant>
      <vt:variant>
        <vt:lpwstr/>
      </vt:variant>
      <vt:variant>
        <vt:lpwstr>_Toc215823009</vt:lpwstr>
      </vt:variant>
      <vt:variant>
        <vt:i4>1900597</vt:i4>
      </vt:variant>
      <vt:variant>
        <vt:i4>146</vt:i4>
      </vt:variant>
      <vt:variant>
        <vt:i4>0</vt:i4>
      </vt:variant>
      <vt:variant>
        <vt:i4>5</vt:i4>
      </vt:variant>
      <vt:variant>
        <vt:lpwstr/>
      </vt:variant>
      <vt:variant>
        <vt:lpwstr>_Toc215823008</vt:lpwstr>
      </vt:variant>
      <vt:variant>
        <vt:i4>1900597</vt:i4>
      </vt:variant>
      <vt:variant>
        <vt:i4>140</vt:i4>
      </vt:variant>
      <vt:variant>
        <vt:i4>0</vt:i4>
      </vt:variant>
      <vt:variant>
        <vt:i4>5</vt:i4>
      </vt:variant>
      <vt:variant>
        <vt:lpwstr/>
      </vt:variant>
      <vt:variant>
        <vt:lpwstr>_Toc215823007</vt:lpwstr>
      </vt:variant>
      <vt:variant>
        <vt:i4>1900597</vt:i4>
      </vt:variant>
      <vt:variant>
        <vt:i4>134</vt:i4>
      </vt:variant>
      <vt:variant>
        <vt:i4>0</vt:i4>
      </vt:variant>
      <vt:variant>
        <vt:i4>5</vt:i4>
      </vt:variant>
      <vt:variant>
        <vt:lpwstr/>
      </vt:variant>
      <vt:variant>
        <vt:lpwstr>_Toc215823006</vt:lpwstr>
      </vt:variant>
      <vt:variant>
        <vt:i4>1900597</vt:i4>
      </vt:variant>
      <vt:variant>
        <vt:i4>128</vt:i4>
      </vt:variant>
      <vt:variant>
        <vt:i4>0</vt:i4>
      </vt:variant>
      <vt:variant>
        <vt:i4>5</vt:i4>
      </vt:variant>
      <vt:variant>
        <vt:lpwstr/>
      </vt:variant>
      <vt:variant>
        <vt:lpwstr>_Toc215823005</vt:lpwstr>
      </vt:variant>
      <vt:variant>
        <vt:i4>1900597</vt:i4>
      </vt:variant>
      <vt:variant>
        <vt:i4>122</vt:i4>
      </vt:variant>
      <vt:variant>
        <vt:i4>0</vt:i4>
      </vt:variant>
      <vt:variant>
        <vt:i4>5</vt:i4>
      </vt:variant>
      <vt:variant>
        <vt:lpwstr/>
      </vt:variant>
      <vt:variant>
        <vt:lpwstr>_Toc215823004</vt:lpwstr>
      </vt:variant>
      <vt:variant>
        <vt:i4>1900597</vt:i4>
      </vt:variant>
      <vt:variant>
        <vt:i4>116</vt:i4>
      </vt:variant>
      <vt:variant>
        <vt:i4>0</vt:i4>
      </vt:variant>
      <vt:variant>
        <vt:i4>5</vt:i4>
      </vt:variant>
      <vt:variant>
        <vt:lpwstr/>
      </vt:variant>
      <vt:variant>
        <vt:lpwstr>_Toc215823003</vt:lpwstr>
      </vt:variant>
      <vt:variant>
        <vt:i4>1900597</vt:i4>
      </vt:variant>
      <vt:variant>
        <vt:i4>110</vt:i4>
      </vt:variant>
      <vt:variant>
        <vt:i4>0</vt:i4>
      </vt:variant>
      <vt:variant>
        <vt:i4>5</vt:i4>
      </vt:variant>
      <vt:variant>
        <vt:lpwstr/>
      </vt:variant>
      <vt:variant>
        <vt:lpwstr>_Toc215823002</vt:lpwstr>
      </vt:variant>
      <vt:variant>
        <vt:i4>1900597</vt:i4>
      </vt:variant>
      <vt:variant>
        <vt:i4>104</vt:i4>
      </vt:variant>
      <vt:variant>
        <vt:i4>0</vt:i4>
      </vt:variant>
      <vt:variant>
        <vt:i4>5</vt:i4>
      </vt:variant>
      <vt:variant>
        <vt:lpwstr/>
      </vt:variant>
      <vt:variant>
        <vt:lpwstr>_Toc215823001</vt:lpwstr>
      </vt:variant>
      <vt:variant>
        <vt:i4>1900597</vt:i4>
      </vt:variant>
      <vt:variant>
        <vt:i4>98</vt:i4>
      </vt:variant>
      <vt:variant>
        <vt:i4>0</vt:i4>
      </vt:variant>
      <vt:variant>
        <vt:i4>5</vt:i4>
      </vt:variant>
      <vt:variant>
        <vt:lpwstr/>
      </vt:variant>
      <vt:variant>
        <vt:lpwstr>_Toc215823000</vt:lpwstr>
      </vt:variant>
      <vt:variant>
        <vt:i4>1376316</vt:i4>
      </vt:variant>
      <vt:variant>
        <vt:i4>92</vt:i4>
      </vt:variant>
      <vt:variant>
        <vt:i4>0</vt:i4>
      </vt:variant>
      <vt:variant>
        <vt:i4>5</vt:i4>
      </vt:variant>
      <vt:variant>
        <vt:lpwstr/>
      </vt:variant>
      <vt:variant>
        <vt:lpwstr>_Toc215822999</vt:lpwstr>
      </vt:variant>
      <vt:variant>
        <vt:i4>1376316</vt:i4>
      </vt:variant>
      <vt:variant>
        <vt:i4>86</vt:i4>
      </vt:variant>
      <vt:variant>
        <vt:i4>0</vt:i4>
      </vt:variant>
      <vt:variant>
        <vt:i4>5</vt:i4>
      </vt:variant>
      <vt:variant>
        <vt:lpwstr/>
      </vt:variant>
      <vt:variant>
        <vt:lpwstr>_Toc215822998</vt:lpwstr>
      </vt:variant>
      <vt:variant>
        <vt:i4>1376316</vt:i4>
      </vt:variant>
      <vt:variant>
        <vt:i4>80</vt:i4>
      </vt:variant>
      <vt:variant>
        <vt:i4>0</vt:i4>
      </vt:variant>
      <vt:variant>
        <vt:i4>5</vt:i4>
      </vt:variant>
      <vt:variant>
        <vt:lpwstr/>
      </vt:variant>
      <vt:variant>
        <vt:lpwstr>_Toc215822997</vt:lpwstr>
      </vt:variant>
      <vt:variant>
        <vt:i4>1376316</vt:i4>
      </vt:variant>
      <vt:variant>
        <vt:i4>74</vt:i4>
      </vt:variant>
      <vt:variant>
        <vt:i4>0</vt:i4>
      </vt:variant>
      <vt:variant>
        <vt:i4>5</vt:i4>
      </vt:variant>
      <vt:variant>
        <vt:lpwstr/>
      </vt:variant>
      <vt:variant>
        <vt:lpwstr>_Toc215822996</vt:lpwstr>
      </vt:variant>
      <vt:variant>
        <vt:i4>1376316</vt:i4>
      </vt:variant>
      <vt:variant>
        <vt:i4>68</vt:i4>
      </vt:variant>
      <vt:variant>
        <vt:i4>0</vt:i4>
      </vt:variant>
      <vt:variant>
        <vt:i4>5</vt:i4>
      </vt:variant>
      <vt:variant>
        <vt:lpwstr/>
      </vt:variant>
      <vt:variant>
        <vt:lpwstr>_Toc215822995</vt:lpwstr>
      </vt:variant>
      <vt:variant>
        <vt:i4>1376316</vt:i4>
      </vt:variant>
      <vt:variant>
        <vt:i4>62</vt:i4>
      </vt:variant>
      <vt:variant>
        <vt:i4>0</vt:i4>
      </vt:variant>
      <vt:variant>
        <vt:i4>5</vt:i4>
      </vt:variant>
      <vt:variant>
        <vt:lpwstr/>
      </vt:variant>
      <vt:variant>
        <vt:lpwstr>_Toc215822994</vt:lpwstr>
      </vt:variant>
      <vt:variant>
        <vt:i4>1376316</vt:i4>
      </vt:variant>
      <vt:variant>
        <vt:i4>56</vt:i4>
      </vt:variant>
      <vt:variant>
        <vt:i4>0</vt:i4>
      </vt:variant>
      <vt:variant>
        <vt:i4>5</vt:i4>
      </vt:variant>
      <vt:variant>
        <vt:lpwstr/>
      </vt:variant>
      <vt:variant>
        <vt:lpwstr>_Toc215822993</vt:lpwstr>
      </vt:variant>
      <vt:variant>
        <vt:i4>1376316</vt:i4>
      </vt:variant>
      <vt:variant>
        <vt:i4>50</vt:i4>
      </vt:variant>
      <vt:variant>
        <vt:i4>0</vt:i4>
      </vt:variant>
      <vt:variant>
        <vt:i4>5</vt:i4>
      </vt:variant>
      <vt:variant>
        <vt:lpwstr/>
      </vt:variant>
      <vt:variant>
        <vt:lpwstr>_Toc215822992</vt:lpwstr>
      </vt:variant>
      <vt:variant>
        <vt:i4>1376316</vt:i4>
      </vt:variant>
      <vt:variant>
        <vt:i4>44</vt:i4>
      </vt:variant>
      <vt:variant>
        <vt:i4>0</vt:i4>
      </vt:variant>
      <vt:variant>
        <vt:i4>5</vt:i4>
      </vt:variant>
      <vt:variant>
        <vt:lpwstr/>
      </vt:variant>
      <vt:variant>
        <vt:lpwstr>_Toc215822991</vt:lpwstr>
      </vt:variant>
      <vt:variant>
        <vt:i4>1376316</vt:i4>
      </vt:variant>
      <vt:variant>
        <vt:i4>38</vt:i4>
      </vt:variant>
      <vt:variant>
        <vt:i4>0</vt:i4>
      </vt:variant>
      <vt:variant>
        <vt:i4>5</vt:i4>
      </vt:variant>
      <vt:variant>
        <vt:lpwstr/>
      </vt:variant>
      <vt:variant>
        <vt:lpwstr>_Toc215822990</vt:lpwstr>
      </vt:variant>
      <vt:variant>
        <vt:i4>1310780</vt:i4>
      </vt:variant>
      <vt:variant>
        <vt:i4>32</vt:i4>
      </vt:variant>
      <vt:variant>
        <vt:i4>0</vt:i4>
      </vt:variant>
      <vt:variant>
        <vt:i4>5</vt:i4>
      </vt:variant>
      <vt:variant>
        <vt:lpwstr/>
      </vt:variant>
      <vt:variant>
        <vt:lpwstr>_Toc215822989</vt:lpwstr>
      </vt:variant>
      <vt:variant>
        <vt:i4>1310780</vt:i4>
      </vt:variant>
      <vt:variant>
        <vt:i4>26</vt:i4>
      </vt:variant>
      <vt:variant>
        <vt:i4>0</vt:i4>
      </vt:variant>
      <vt:variant>
        <vt:i4>5</vt:i4>
      </vt:variant>
      <vt:variant>
        <vt:lpwstr/>
      </vt:variant>
      <vt:variant>
        <vt:lpwstr>_Toc215822988</vt:lpwstr>
      </vt:variant>
      <vt:variant>
        <vt:i4>1310780</vt:i4>
      </vt:variant>
      <vt:variant>
        <vt:i4>20</vt:i4>
      </vt:variant>
      <vt:variant>
        <vt:i4>0</vt:i4>
      </vt:variant>
      <vt:variant>
        <vt:i4>5</vt:i4>
      </vt:variant>
      <vt:variant>
        <vt:lpwstr/>
      </vt:variant>
      <vt:variant>
        <vt:lpwstr>_Toc215822987</vt:lpwstr>
      </vt:variant>
      <vt:variant>
        <vt:i4>1310780</vt:i4>
      </vt:variant>
      <vt:variant>
        <vt:i4>14</vt:i4>
      </vt:variant>
      <vt:variant>
        <vt:i4>0</vt:i4>
      </vt:variant>
      <vt:variant>
        <vt:i4>5</vt:i4>
      </vt:variant>
      <vt:variant>
        <vt:lpwstr/>
      </vt:variant>
      <vt:variant>
        <vt:lpwstr>_Toc215822986</vt:lpwstr>
      </vt:variant>
      <vt:variant>
        <vt:i4>1310780</vt:i4>
      </vt:variant>
      <vt:variant>
        <vt:i4>8</vt:i4>
      </vt:variant>
      <vt:variant>
        <vt:i4>0</vt:i4>
      </vt:variant>
      <vt:variant>
        <vt:i4>5</vt:i4>
      </vt:variant>
      <vt:variant>
        <vt:lpwstr/>
      </vt:variant>
      <vt:variant>
        <vt:lpwstr>_Toc215822985</vt:lpwstr>
      </vt:variant>
      <vt:variant>
        <vt:i4>1310780</vt:i4>
      </vt:variant>
      <vt:variant>
        <vt:i4>2</vt:i4>
      </vt:variant>
      <vt:variant>
        <vt:i4>0</vt:i4>
      </vt:variant>
      <vt:variant>
        <vt:i4>5</vt:i4>
      </vt:variant>
      <vt:variant>
        <vt:lpwstr/>
      </vt:variant>
      <vt:variant>
        <vt:lpwstr>_Toc215822984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 Mohamed Rarmadan Abdelrahman</dc:creator>
  <cp:keywords/>
  <dc:description/>
  <cp:lastModifiedBy>Moaz Mohamed</cp:lastModifiedBy>
  <cp:revision>2</cp:revision>
  <cp:lastPrinted>2025-12-07T09:03:00Z</cp:lastPrinted>
  <dcterms:created xsi:type="dcterms:W3CDTF">2025-12-07T09:08:00Z</dcterms:created>
  <dcterms:modified xsi:type="dcterms:W3CDTF">2025-12-07T09:08:00Z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8eee2233-e851-4843-b796-0987a9b4a8dd</vt:lpwstr>
  </property>
  <property fmtid="{D5CDD505-2E9C-101B-9397-08002B2CF9AE}" pid="3" name="ContentTypeId">
    <vt:lpwstr>0x010100C48A8D2387BD454AB0FB82BC0627D148</vt:lpwstr>
  </property>
</Properties>
</file>